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120DBF" w14:textId="77777777" w:rsidR="003C6281" w:rsidRDefault="003C6281" w:rsidP="0056222C">
      <w:pPr>
        <w:spacing w:after="88" w:line="259" w:lineRule="auto"/>
        <w:ind w:left="10" w:right="2706" w:hanging="10"/>
        <w:rPr>
          <w:sz w:val="32"/>
          <w:szCs w:val="32"/>
          <w:rtl/>
        </w:rPr>
      </w:pPr>
    </w:p>
    <w:p w14:paraId="72A6451B" w14:textId="77777777" w:rsidR="003C6281" w:rsidRDefault="003C6281" w:rsidP="003C6281">
      <w:pPr>
        <w:jc w:val="center"/>
        <w:rPr>
          <w:rFonts w:ascii="Arial" w:hAnsi="Arial"/>
          <w:b/>
          <w:bCs/>
          <w:sz w:val="28"/>
          <w:szCs w:val="28"/>
          <w:rtl/>
        </w:rPr>
      </w:pPr>
      <w:r>
        <w:rPr>
          <w:rFonts w:ascii="Arial" w:hAnsi="Arial"/>
          <w:b/>
          <w:bCs/>
          <w:sz w:val="28"/>
          <w:szCs w:val="28"/>
          <w:rtl/>
        </w:rPr>
        <w:t>הטכניון - מכון טכנולוגי לישראל</w:t>
      </w:r>
    </w:p>
    <w:p w14:paraId="6FB60C39" w14:textId="77777777" w:rsidR="003C6281" w:rsidRDefault="003C6281" w:rsidP="003C6281">
      <w:pPr>
        <w:jc w:val="center"/>
        <w:rPr>
          <w:rFonts w:ascii="Arial" w:hAnsi="Arial"/>
          <w:b/>
          <w:bCs/>
          <w:sz w:val="28"/>
          <w:szCs w:val="28"/>
          <w:rtl/>
        </w:rPr>
      </w:pPr>
      <w:r>
        <w:rPr>
          <w:rFonts w:ascii="Arial" w:hAnsi="Arial"/>
          <w:b/>
          <w:bCs/>
          <w:sz w:val="28"/>
          <w:szCs w:val="28"/>
          <w:rtl/>
        </w:rPr>
        <w:t>הפקולטה להנדסת חשמל</w:t>
      </w:r>
    </w:p>
    <w:p w14:paraId="35FFEACE" w14:textId="77777777" w:rsidR="003C6281" w:rsidRDefault="003C6281" w:rsidP="003C6281">
      <w:pPr>
        <w:jc w:val="center"/>
        <w:rPr>
          <w:rFonts w:cs="Aharoni"/>
          <w:rtl/>
        </w:rPr>
      </w:pPr>
    </w:p>
    <w:p w14:paraId="35DFC3AB" w14:textId="77777777" w:rsidR="003C6281" w:rsidRDefault="003C6281" w:rsidP="003C6281">
      <w:pPr>
        <w:jc w:val="center"/>
        <w:rPr>
          <w:rFonts w:cs="Aharoni"/>
          <w:sz w:val="48"/>
          <w:szCs w:val="48"/>
          <w:rtl/>
        </w:rPr>
      </w:pPr>
      <w:r w:rsidRPr="00C5505D">
        <w:rPr>
          <w:rFonts w:cs="Aharoni"/>
          <w:noProof/>
          <w:sz w:val="48"/>
          <w:szCs w:val="48"/>
        </w:rPr>
        <w:drawing>
          <wp:inline distT="0" distB="0" distL="0" distR="0" wp14:anchorId="2C19F724" wp14:editId="7B2AEC80">
            <wp:extent cx="1038225" cy="1181100"/>
            <wp:effectExtent l="0" t="0" r="9525" b="0"/>
            <wp:docPr id="2379" name="תמונה 2" descr="סמל הטכניו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" descr="סמל הטכניון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24100" w14:textId="77777777" w:rsidR="003C6281" w:rsidRDefault="003C6281" w:rsidP="003C6281">
      <w:pPr>
        <w:jc w:val="center"/>
        <w:rPr>
          <w:rFonts w:cs="Aharoni"/>
          <w:sz w:val="48"/>
          <w:szCs w:val="48"/>
          <w:rtl/>
        </w:rPr>
      </w:pPr>
    </w:p>
    <w:p w14:paraId="28647A96" w14:textId="77777777" w:rsidR="003C6281" w:rsidRDefault="003C6281" w:rsidP="003C6281">
      <w:pPr>
        <w:jc w:val="center"/>
        <w:rPr>
          <w:rFonts w:ascii="Arial" w:hAnsi="Arial"/>
          <w:sz w:val="48"/>
          <w:szCs w:val="48"/>
          <w:rtl/>
        </w:rPr>
      </w:pPr>
      <w:r>
        <w:rPr>
          <w:rFonts w:ascii="Arial" w:hAnsi="Arial"/>
          <w:sz w:val="48"/>
          <w:szCs w:val="48"/>
          <w:rtl/>
        </w:rPr>
        <w:t xml:space="preserve">מעבדה </w:t>
      </w:r>
      <w:r>
        <w:rPr>
          <w:rFonts w:ascii="Arial" w:hAnsi="Arial" w:hint="cs"/>
          <w:sz w:val="48"/>
          <w:szCs w:val="48"/>
          <w:rtl/>
        </w:rPr>
        <w:t xml:space="preserve"> 1  </w:t>
      </w:r>
    </w:p>
    <w:p w14:paraId="31BFA150" w14:textId="77777777" w:rsidR="003C6281" w:rsidRPr="00896042" w:rsidRDefault="003C6281" w:rsidP="00896042">
      <w:pPr>
        <w:pStyle w:val="Subheader"/>
        <w:jc w:val="center"/>
        <w:rPr>
          <w:rtl/>
        </w:rPr>
      </w:pPr>
    </w:p>
    <w:p w14:paraId="1F9C4538" w14:textId="77777777" w:rsidR="00896042" w:rsidRDefault="003C6281" w:rsidP="00896042">
      <w:pPr>
        <w:jc w:val="center"/>
        <w:rPr>
          <w:rFonts w:ascii="Arial" w:hAnsi="Arial"/>
          <w:sz w:val="48"/>
          <w:szCs w:val="48"/>
          <w:rtl/>
        </w:rPr>
      </w:pPr>
      <w:r>
        <w:rPr>
          <w:rFonts w:ascii="Arial" w:hAnsi="Arial" w:hint="cs"/>
          <w:sz w:val="48"/>
          <w:szCs w:val="48"/>
          <w:rtl/>
        </w:rPr>
        <w:t xml:space="preserve">ניסוי </w:t>
      </w:r>
      <w:r>
        <w:rPr>
          <w:rFonts w:ascii="Arial" w:hAnsi="Arial"/>
          <w:sz w:val="48"/>
          <w:szCs w:val="48"/>
        </w:rPr>
        <w:t>M.S.S.</w:t>
      </w:r>
    </w:p>
    <w:p w14:paraId="49182FF0" w14:textId="77777777" w:rsidR="00896042" w:rsidRDefault="00896042" w:rsidP="00896042">
      <w:pPr>
        <w:jc w:val="center"/>
        <w:rPr>
          <w:rFonts w:ascii="Arial" w:hAnsi="Arial"/>
          <w:sz w:val="48"/>
          <w:szCs w:val="48"/>
        </w:rPr>
      </w:pPr>
      <w:r>
        <w:rPr>
          <w:rFonts w:ascii="Arial" w:hAnsi="Arial" w:hint="cs"/>
          <w:sz w:val="48"/>
          <w:szCs w:val="48"/>
        </w:rPr>
        <w:t>M</w:t>
      </w:r>
      <w:r>
        <w:rPr>
          <w:rFonts w:ascii="Arial" w:hAnsi="Arial"/>
          <w:sz w:val="48"/>
          <w:szCs w:val="48"/>
        </w:rPr>
        <w:t>ixed Signal System</w:t>
      </w:r>
    </w:p>
    <w:p w14:paraId="3FF3E5AD" w14:textId="77777777" w:rsidR="003C6281" w:rsidRPr="00896042" w:rsidRDefault="003C6281" w:rsidP="003C6281">
      <w:pPr>
        <w:jc w:val="center"/>
        <w:rPr>
          <w:rFonts w:ascii="Arial" w:hAnsi="Arial"/>
          <w:sz w:val="48"/>
          <w:szCs w:val="48"/>
          <w:rtl/>
        </w:rPr>
      </w:pPr>
    </w:p>
    <w:p w14:paraId="0ABEEF60" w14:textId="77777777" w:rsidR="003C6281" w:rsidRDefault="003C6281" w:rsidP="003C6281">
      <w:pPr>
        <w:jc w:val="center"/>
        <w:rPr>
          <w:rFonts w:ascii="Arial" w:hAnsi="Arial"/>
          <w:sz w:val="48"/>
          <w:szCs w:val="48"/>
          <w:rtl/>
        </w:rPr>
      </w:pPr>
      <w:r>
        <w:rPr>
          <w:rFonts w:ascii="Arial" w:hAnsi="Arial" w:hint="cs"/>
          <w:sz w:val="48"/>
          <w:szCs w:val="48"/>
          <w:rtl/>
        </w:rPr>
        <w:t>תדריך</w:t>
      </w:r>
      <w:r w:rsidR="00670ACF">
        <w:rPr>
          <w:rFonts w:ascii="Arial" w:hAnsi="Arial" w:hint="cs"/>
          <w:sz w:val="48"/>
          <w:szCs w:val="48"/>
          <w:rtl/>
        </w:rPr>
        <w:t xml:space="preserve"> ודו"ח</w:t>
      </w:r>
      <w:r>
        <w:rPr>
          <w:rFonts w:ascii="Arial" w:hAnsi="Arial" w:hint="cs"/>
          <w:sz w:val="48"/>
          <w:szCs w:val="48"/>
          <w:rtl/>
        </w:rPr>
        <w:t xml:space="preserve"> מעבדה </w:t>
      </w:r>
    </w:p>
    <w:p w14:paraId="59F1DAF7" w14:textId="27CF570A" w:rsidR="005140B2" w:rsidRDefault="004E1509" w:rsidP="003C6281">
      <w:pPr>
        <w:jc w:val="center"/>
        <w:rPr>
          <w:rFonts w:ascii="Arial" w:hAnsi="Arial"/>
          <w:sz w:val="48"/>
          <w:szCs w:val="48"/>
          <w:rtl/>
        </w:rPr>
      </w:pPr>
      <w:r>
        <w:rPr>
          <w:rFonts w:ascii="Arial" w:hAnsi="Arial"/>
          <w:sz w:val="48"/>
          <w:szCs w:val="48"/>
        </w:rPr>
        <w:t>DE-10</w:t>
      </w:r>
    </w:p>
    <w:p w14:paraId="3562CB88" w14:textId="7A38F295" w:rsidR="003C6281" w:rsidRDefault="003C6281" w:rsidP="009A20EC">
      <w:pPr>
        <w:jc w:val="center"/>
        <w:rPr>
          <w:rFonts w:ascii="Arial" w:hAnsi="Arial"/>
          <w:sz w:val="48"/>
          <w:szCs w:val="48"/>
          <w:rtl/>
        </w:rPr>
      </w:pPr>
      <w:r>
        <w:rPr>
          <w:rFonts w:ascii="Arial" w:hAnsi="Arial"/>
          <w:sz w:val="48"/>
          <w:szCs w:val="48"/>
          <w:rtl/>
        </w:rPr>
        <w:t xml:space="preserve">גרסה </w:t>
      </w:r>
      <w:r w:rsidR="005140B2">
        <w:rPr>
          <w:rFonts w:ascii="Arial" w:hAnsi="Arial" w:hint="cs"/>
          <w:sz w:val="48"/>
          <w:szCs w:val="48"/>
          <w:rtl/>
        </w:rPr>
        <w:t>0.</w:t>
      </w:r>
      <w:r w:rsidR="00953FAD">
        <w:rPr>
          <w:rFonts w:ascii="Arial" w:hAnsi="Arial" w:hint="cs"/>
          <w:sz w:val="48"/>
          <w:szCs w:val="48"/>
          <w:rtl/>
        </w:rPr>
        <w:t>2</w:t>
      </w:r>
      <w:r w:rsidR="00214BA8">
        <w:rPr>
          <w:rFonts w:ascii="Arial" w:hAnsi="Arial" w:hint="cs"/>
          <w:sz w:val="48"/>
          <w:szCs w:val="48"/>
          <w:rtl/>
        </w:rPr>
        <w:t>3</w:t>
      </w:r>
    </w:p>
    <w:p w14:paraId="2A26F36E" w14:textId="77777777" w:rsidR="003C6281" w:rsidRDefault="003C6281" w:rsidP="003C6281">
      <w:pPr>
        <w:jc w:val="center"/>
        <w:rPr>
          <w:rFonts w:ascii="Arial" w:hAnsi="Arial"/>
          <w:sz w:val="48"/>
          <w:szCs w:val="48"/>
          <w:rtl/>
        </w:rPr>
      </w:pPr>
    </w:p>
    <w:p w14:paraId="33558054" w14:textId="7D2DAE3F" w:rsidR="008160E0" w:rsidRDefault="008631A2" w:rsidP="004E1509">
      <w:pPr>
        <w:jc w:val="center"/>
        <w:rPr>
          <w:rFonts w:ascii="Arial" w:hAnsi="Arial"/>
          <w:sz w:val="48"/>
          <w:szCs w:val="48"/>
          <w:rtl/>
        </w:rPr>
      </w:pPr>
      <w:r>
        <w:rPr>
          <w:rFonts w:ascii="Arial" w:hAnsi="Arial" w:hint="cs"/>
          <w:sz w:val="48"/>
          <w:szCs w:val="48"/>
          <w:rtl/>
        </w:rPr>
        <w:t xml:space="preserve">קיץ  </w:t>
      </w:r>
      <w:r w:rsidR="00507C20">
        <w:rPr>
          <w:rFonts w:ascii="Arial" w:hAnsi="Arial" w:hint="cs"/>
          <w:sz w:val="48"/>
          <w:szCs w:val="48"/>
          <w:rtl/>
        </w:rPr>
        <w:t>201</w:t>
      </w:r>
      <w:r w:rsidR="004E1509">
        <w:rPr>
          <w:rFonts w:ascii="Arial" w:hAnsi="Arial" w:hint="cs"/>
          <w:sz w:val="48"/>
          <w:szCs w:val="48"/>
          <w:rtl/>
        </w:rPr>
        <w:t>8</w:t>
      </w:r>
    </w:p>
    <w:p w14:paraId="11DB0B83" w14:textId="77777777" w:rsidR="00564B78" w:rsidRDefault="00564B78" w:rsidP="00F13C57">
      <w:pPr>
        <w:jc w:val="center"/>
        <w:rPr>
          <w:rFonts w:ascii="Arial" w:hAnsi="Arial"/>
          <w:sz w:val="32"/>
          <w:szCs w:val="32"/>
          <w:rtl/>
        </w:rPr>
      </w:pPr>
    </w:p>
    <w:p w14:paraId="263DD461" w14:textId="38B4F9AC" w:rsidR="003C6281" w:rsidRDefault="00AE71F7" w:rsidP="00F13C57">
      <w:pPr>
        <w:jc w:val="center"/>
        <w:rPr>
          <w:rFonts w:ascii="Arial" w:hAnsi="Arial"/>
          <w:sz w:val="32"/>
          <w:szCs w:val="32"/>
          <w:rtl/>
        </w:rPr>
      </w:pPr>
      <w:r>
        <w:rPr>
          <w:rFonts w:ascii="Arial" w:hAnsi="Arial" w:hint="cs"/>
          <w:sz w:val="32"/>
          <w:szCs w:val="32"/>
          <w:rtl/>
        </w:rPr>
        <w:t>ער</w:t>
      </w:r>
      <w:r w:rsidR="00F13C57">
        <w:rPr>
          <w:rFonts w:ascii="Arial" w:hAnsi="Arial" w:hint="cs"/>
          <w:sz w:val="32"/>
          <w:szCs w:val="32"/>
          <w:rtl/>
        </w:rPr>
        <w:t>ך</w:t>
      </w:r>
      <w:r w:rsidR="003C6281" w:rsidRPr="0032164E">
        <w:rPr>
          <w:rFonts w:ascii="Arial" w:hAnsi="Arial"/>
          <w:sz w:val="32"/>
          <w:szCs w:val="32"/>
          <w:rtl/>
        </w:rPr>
        <w:t xml:space="preserve">: </w:t>
      </w:r>
    </w:p>
    <w:p w14:paraId="2D0966A1" w14:textId="28AB2863" w:rsidR="00AE71F7" w:rsidRPr="00564B78" w:rsidRDefault="0056222C" w:rsidP="003C6281">
      <w:pPr>
        <w:jc w:val="center"/>
        <w:rPr>
          <w:rFonts w:ascii="Arial" w:hAnsi="Arial"/>
          <w:sz w:val="36"/>
          <w:szCs w:val="36"/>
          <w:rtl/>
        </w:rPr>
      </w:pPr>
      <w:r w:rsidRPr="00564B78">
        <w:rPr>
          <w:rFonts w:ascii="Arial" w:hAnsi="Arial" w:hint="cs"/>
          <w:sz w:val="36"/>
          <w:szCs w:val="36"/>
          <w:rtl/>
        </w:rPr>
        <w:t>אלכס גרינשפון</w:t>
      </w:r>
    </w:p>
    <w:p w14:paraId="5CB2FCB6" w14:textId="77777777" w:rsidR="00AE71F7" w:rsidRPr="0032164E" w:rsidRDefault="00AE71F7" w:rsidP="003C6281">
      <w:pPr>
        <w:jc w:val="center"/>
        <w:rPr>
          <w:rFonts w:ascii="Arial" w:hAnsi="Arial"/>
          <w:sz w:val="32"/>
          <w:szCs w:val="32"/>
        </w:rPr>
      </w:pPr>
    </w:p>
    <w:p w14:paraId="6195FDC6" w14:textId="1325C029" w:rsidR="003C6281" w:rsidRPr="0050641B" w:rsidRDefault="00564B78" w:rsidP="008C0135">
      <w:pPr>
        <w:spacing w:line="360" w:lineRule="auto"/>
        <w:jc w:val="center"/>
        <w:rPr>
          <w:rFonts w:asciiTheme="minorBidi" w:hAnsiTheme="minorBidi" w:cstheme="minorBidi"/>
          <w:sz w:val="20"/>
          <w:szCs w:val="32"/>
        </w:rPr>
      </w:pPr>
      <w:r>
        <w:rPr>
          <w:rFonts w:asciiTheme="minorBidi" w:hAnsiTheme="minorBidi" w:cstheme="minorBidi" w:hint="cs"/>
          <w:sz w:val="32"/>
          <w:szCs w:val="32"/>
          <w:rtl/>
        </w:rPr>
        <w:t xml:space="preserve">גרסאות קודמות </w:t>
      </w:r>
      <w:r>
        <w:rPr>
          <w:rFonts w:asciiTheme="minorBidi" w:hAnsiTheme="minorBidi" w:cstheme="minorBidi"/>
          <w:sz w:val="32"/>
          <w:szCs w:val="32"/>
          <w:rtl/>
        </w:rPr>
        <w:t>–</w:t>
      </w:r>
      <w:r>
        <w:rPr>
          <w:rFonts w:asciiTheme="minorBidi" w:hAnsiTheme="minorBidi" w:cstheme="minorBidi" w:hint="cs"/>
          <w:sz w:val="32"/>
          <w:szCs w:val="32"/>
          <w:rtl/>
        </w:rPr>
        <w:t xml:space="preserve"> ליאת שוורץ, </w:t>
      </w:r>
      <w:r w:rsidR="008C0135">
        <w:rPr>
          <w:rFonts w:asciiTheme="minorBidi" w:hAnsiTheme="minorBidi" w:cstheme="minorBidi"/>
          <w:sz w:val="32"/>
          <w:szCs w:val="32"/>
          <w:rtl/>
        </w:rPr>
        <w:t>אלכסנדר קינקו</w:t>
      </w:r>
      <w:r w:rsidR="008C0135">
        <w:rPr>
          <w:rFonts w:asciiTheme="minorBidi" w:hAnsiTheme="minorBidi" w:cstheme="minorBidi" w:hint="cs"/>
          <w:sz w:val="32"/>
          <w:szCs w:val="32"/>
          <w:rtl/>
        </w:rPr>
        <w:t>,</w:t>
      </w:r>
      <w:r w:rsidR="008C0135">
        <w:rPr>
          <w:rFonts w:asciiTheme="minorBidi" w:hAnsiTheme="minorBidi" w:cstheme="minorBidi"/>
          <w:sz w:val="32"/>
          <w:szCs w:val="32"/>
          <w:rtl/>
        </w:rPr>
        <w:t xml:space="preserve"> </w:t>
      </w:r>
      <w:r w:rsidR="008C0135">
        <w:rPr>
          <w:rFonts w:asciiTheme="minorBidi" w:hAnsiTheme="minorBidi" w:cstheme="minorBidi" w:hint="cs"/>
          <w:sz w:val="32"/>
          <w:szCs w:val="32"/>
          <w:rtl/>
        </w:rPr>
        <w:t>ר</w:t>
      </w:r>
      <w:r w:rsidR="003C6281" w:rsidRPr="0050641B">
        <w:rPr>
          <w:rFonts w:asciiTheme="minorBidi" w:hAnsiTheme="minorBidi" w:cstheme="minorBidi"/>
          <w:sz w:val="32"/>
          <w:szCs w:val="32"/>
          <w:rtl/>
        </w:rPr>
        <w:t>וני לביא</w:t>
      </w:r>
      <w:r w:rsidR="008C0135">
        <w:rPr>
          <w:rFonts w:asciiTheme="minorBidi" w:hAnsiTheme="minorBidi" w:cstheme="minorBidi" w:hint="cs"/>
          <w:sz w:val="32"/>
          <w:szCs w:val="32"/>
          <w:rtl/>
        </w:rPr>
        <w:t xml:space="preserve">, </w:t>
      </w:r>
      <w:r w:rsidR="003C6281" w:rsidRPr="0050641B">
        <w:rPr>
          <w:rFonts w:asciiTheme="minorBidi" w:hAnsiTheme="minorBidi" w:cstheme="minorBidi"/>
          <w:sz w:val="20"/>
          <w:szCs w:val="32"/>
          <w:rtl/>
        </w:rPr>
        <w:t>אלי שושן</w:t>
      </w:r>
    </w:p>
    <w:tbl>
      <w:tblPr>
        <w:bidiVisual/>
        <w:tblW w:w="9047" w:type="dxa"/>
        <w:tblInd w:w="-3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93"/>
        <w:gridCol w:w="1934"/>
        <w:gridCol w:w="2317"/>
        <w:gridCol w:w="1603"/>
      </w:tblGrid>
      <w:tr w:rsidR="00693758" w14:paraId="14E55B08" w14:textId="77777777" w:rsidTr="00263D5B">
        <w:trPr>
          <w:trHeight w:val="346"/>
        </w:trPr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2ABB5" w14:textId="77777777" w:rsidR="00693758" w:rsidRDefault="00693758" w:rsidP="00263D5B">
            <w:pPr>
              <w:ind w:right="133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מועד 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21A3E" w14:textId="77777777" w:rsidR="00693758" w:rsidRDefault="00693758" w:rsidP="00263D5B">
            <w:pPr>
              <w:ind w:right="69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ביצוע עד סעיף </w:t>
            </w:r>
          </w:p>
        </w:tc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58E0C" w14:textId="77777777" w:rsidR="00693758" w:rsidRDefault="00693758" w:rsidP="00263D5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שם המדריך בפועל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72DD0" w14:textId="77777777" w:rsidR="00693758" w:rsidRDefault="00693758" w:rsidP="00263D5B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תאריך</w:t>
            </w:r>
          </w:p>
        </w:tc>
      </w:tr>
      <w:tr w:rsidR="00693758" w14:paraId="3E103BB8" w14:textId="77777777" w:rsidTr="00263D5B">
        <w:trPr>
          <w:trHeight w:val="399"/>
        </w:trPr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20CE9" w14:textId="77777777" w:rsidR="00693758" w:rsidRDefault="00693758" w:rsidP="00263D5B">
            <w:pPr>
              <w:ind w:right="133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ביצוע הניסוי 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619AB" w14:textId="77777777" w:rsidR="00693758" w:rsidRDefault="00693758" w:rsidP="00263D5B">
            <w:pPr>
              <w:rPr>
                <w:sz w:val="28"/>
                <w:szCs w:val="28"/>
              </w:rPr>
            </w:pPr>
          </w:p>
        </w:tc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3727C" w14:textId="77777777" w:rsidR="00693758" w:rsidRDefault="00693758" w:rsidP="00263D5B">
            <w:pPr>
              <w:rPr>
                <w:sz w:val="28"/>
                <w:szCs w:val="28"/>
                <w:rtl/>
              </w:rPr>
            </w:pP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BF62E" w14:textId="77777777" w:rsidR="00693758" w:rsidRDefault="00693758" w:rsidP="00263D5B">
            <w:pPr>
              <w:rPr>
                <w:sz w:val="28"/>
                <w:szCs w:val="28"/>
                <w:rtl/>
              </w:rPr>
            </w:pPr>
          </w:p>
        </w:tc>
      </w:tr>
      <w:tr w:rsidR="00693758" w14:paraId="08E17FFE" w14:textId="77777777" w:rsidTr="00263D5B">
        <w:trPr>
          <w:trHeight w:val="346"/>
        </w:trPr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FE92C" w14:textId="77777777" w:rsidR="00693758" w:rsidRDefault="00693758" w:rsidP="00263D5B">
            <w:pPr>
              <w:ind w:right="133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השלמת חלקים חסרים -1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102F8" w14:textId="77777777" w:rsidR="00693758" w:rsidRDefault="00693758" w:rsidP="00263D5B">
            <w:pPr>
              <w:rPr>
                <w:sz w:val="28"/>
                <w:szCs w:val="28"/>
              </w:rPr>
            </w:pPr>
          </w:p>
        </w:tc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BB099" w14:textId="77777777" w:rsidR="00693758" w:rsidRDefault="00693758" w:rsidP="00263D5B">
            <w:pPr>
              <w:rPr>
                <w:sz w:val="28"/>
                <w:szCs w:val="28"/>
                <w:rtl/>
              </w:rPr>
            </w:pP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2A285" w14:textId="77777777" w:rsidR="00693758" w:rsidRDefault="00693758" w:rsidP="00263D5B">
            <w:pPr>
              <w:rPr>
                <w:sz w:val="28"/>
                <w:szCs w:val="28"/>
                <w:rtl/>
              </w:rPr>
            </w:pPr>
          </w:p>
        </w:tc>
      </w:tr>
      <w:tr w:rsidR="00693758" w14:paraId="325D46C6" w14:textId="77777777" w:rsidTr="00263D5B">
        <w:trPr>
          <w:trHeight w:val="346"/>
        </w:trPr>
        <w:tc>
          <w:tcPr>
            <w:tcW w:w="3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7E52D" w14:textId="77777777" w:rsidR="00693758" w:rsidRDefault="00693758" w:rsidP="00263D5B">
            <w:pPr>
              <w:ind w:right="133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השלמת חלקים חסרים -2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FC823" w14:textId="77777777" w:rsidR="00693758" w:rsidRDefault="00693758" w:rsidP="00263D5B">
            <w:pPr>
              <w:rPr>
                <w:sz w:val="28"/>
                <w:szCs w:val="28"/>
                <w:rtl/>
              </w:rPr>
            </w:pPr>
          </w:p>
        </w:tc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DC9EB" w14:textId="77777777" w:rsidR="00693758" w:rsidRDefault="00693758" w:rsidP="00263D5B">
            <w:pPr>
              <w:rPr>
                <w:sz w:val="28"/>
                <w:szCs w:val="28"/>
                <w:rtl/>
              </w:rPr>
            </w:pP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82917" w14:textId="77777777" w:rsidR="00693758" w:rsidRDefault="00693758" w:rsidP="00263D5B">
            <w:pPr>
              <w:rPr>
                <w:sz w:val="28"/>
                <w:szCs w:val="28"/>
                <w:rtl/>
              </w:rPr>
            </w:pPr>
          </w:p>
        </w:tc>
      </w:tr>
    </w:tbl>
    <w:p w14:paraId="523575D0" w14:textId="77777777" w:rsidR="003C6281" w:rsidRDefault="003C6281" w:rsidP="003C6281">
      <w:pPr>
        <w:pStyle w:val="Subheader"/>
        <w:jc w:val="center"/>
        <w:rPr>
          <w:rtl/>
        </w:rPr>
      </w:pPr>
    </w:p>
    <w:p w14:paraId="0A015785" w14:textId="77777777" w:rsidR="003C6281" w:rsidRPr="00E85310" w:rsidRDefault="003C6281" w:rsidP="003C6281">
      <w:pPr>
        <w:rPr>
          <w:rtl/>
        </w:rPr>
      </w:pPr>
    </w:p>
    <w:tbl>
      <w:tblPr>
        <w:bidiVisual/>
        <w:tblW w:w="58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34"/>
        <w:gridCol w:w="2250"/>
        <w:gridCol w:w="2610"/>
      </w:tblGrid>
      <w:tr w:rsidR="003C6281" w14:paraId="1E6ECFC1" w14:textId="77777777" w:rsidTr="00F1315E">
        <w:tc>
          <w:tcPr>
            <w:tcW w:w="1034" w:type="dxa"/>
          </w:tcPr>
          <w:p w14:paraId="70874EED" w14:textId="77777777" w:rsidR="003C6281" w:rsidRDefault="003C6281" w:rsidP="003C6281">
            <w:pPr>
              <w:jc w:val="center"/>
            </w:pPr>
            <w:r>
              <w:rPr>
                <w:rtl/>
              </w:rPr>
              <w:t>סטודנט</w:t>
            </w:r>
          </w:p>
        </w:tc>
        <w:tc>
          <w:tcPr>
            <w:tcW w:w="2250" w:type="dxa"/>
          </w:tcPr>
          <w:p w14:paraId="11EBC11E" w14:textId="77777777" w:rsidR="003C6281" w:rsidRDefault="003C6281" w:rsidP="003C6281">
            <w:pPr>
              <w:jc w:val="center"/>
            </w:pPr>
            <w:r>
              <w:rPr>
                <w:rtl/>
              </w:rPr>
              <w:t>שם פרטי</w:t>
            </w:r>
          </w:p>
        </w:tc>
        <w:tc>
          <w:tcPr>
            <w:tcW w:w="2610" w:type="dxa"/>
          </w:tcPr>
          <w:p w14:paraId="1C5C5D2A" w14:textId="77777777" w:rsidR="003C6281" w:rsidRDefault="003C6281" w:rsidP="003C6281">
            <w:pPr>
              <w:jc w:val="center"/>
            </w:pPr>
            <w:r>
              <w:rPr>
                <w:rtl/>
              </w:rPr>
              <w:t>שם משפחה</w:t>
            </w:r>
          </w:p>
        </w:tc>
      </w:tr>
      <w:tr w:rsidR="003C6281" w14:paraId="45DC07AA" w14:textId="77777777" w:rsidTr="00F1315E">
        <w:tc>
          <w:tcPr>
            <w:tcW w:w="1034" w:type="dxa"/>
          </w:tcPr>
          <w:p w14:paraId="1C24DB22" w14:textId="77777777" w:rsidR="003C6281" w:rsidRDefault="003C6281" w:rsidP="003C6281">
            <w:pPr>
              <w:jc w:val="center"/>
            </w:pPr>
            <w:r>
              <w:rPr>
                <w:rtl/>
              </w:rPr>
              <w:t>1</w:t>
            </w:r>
          </w:p>
        </w:tc>
        <w:tc>
          <w:tcPr>
            <w:tcW w:w="2250" w:type="dxa"/>
          </w:tcPr>
          <w:p w14:paraId="4CF76DC9" w14:textId="3E43FD83" w:rsidR="003C6281" w:rsidRDefault="007B676A" w:rsidP="003C6281">
            <w:pPr>
              <w:jc w:val="center"/>
              <w:rPr>
                <w:rFonts w:hint="cs"/>
              </w:rPr>
            </w:pPr>
            <w:ins w:id="0" w:author="barak zan" w:date="2018-08-13T10:17:00Z">
              <w:r>
                <w:rPr>
                  <w:rFonts w:hint="cs"/>
                  <w:rtl/>
                </w:rPr>
                <w:t>ברק</w:t>
              </w:r>
            </w:ins>
          </w:p>
        </w:tc>
        <w:tc>
          <w:tcPr>
            <w:tcW w:w="2610" w:type="dxa"/>
          </w:tcPr>
          <w:p w14:paraId="4B3B87F8" w14:textId="20708079" w:rsidR="003C6281" w:rsidRDefault="007B676A" w:rsidP="003C6281">
            <w:pPr>
              <w:jc w:val="center"/>
            </w:pPr>
            <w:ins w:id="1" w:author="barak zan" w:date="2018-08-13T10:17:00Z">
              <w:r>
                <w:rPr>
                  <w:rFonts w:hint="cs"/>
                  <w:rtl/>
                </w:rPr>
                <w:t>זן</w:t>
              </w:r>
            </w:ins>
          </w:p>
        </w:tc>
      </w:tr>
      <w:tr w:rsidR="003C6281" w14:paraId="6D6D0E06" w14:textId="77777777" w:rsidTr="00F1315E">
        <w:tc>
          <w:tcPr>
            <w:tcW w:w="1034" w:type="dxa"/>
          </w:tcPr>
          <w:p w14:paraId="251EE50B" w14:textId="77777777" w:rsidR="003C6281" w:rsidRDefault="003C6281" w:rsidP="003C6281">
            <w:pPr>
              <w:jc w:val="center"/>
            </w:pPr>
            <w:r>
              <w:rPr>
                <w:rtl/>
              </w:rPr>
              <w:t>2</w:t>
            </w:r>
          </w:p>
        </w:tc>
        <w:tc>
          <w:tcPr>
            <w:tcW w:w="2250" w:type="dxa"/>
          </w:tcPr>
          <w:p w14:paraId="2D459A22" w14:textId="2A6E008A" w:rsidR="003C6281" w:rsidRDefault="007B676A" w:rsidP="003C6281">
            <w:pPr>
              <w:jc w:val="center"/>
            </w:pPr>
            <w:ins w:id="2" w:author="barak zan" w:date="2018-08-13T10:17:00Z">
              <w:r>
                <w:rPr>
                  <w:rFonts w:hint="cs"/>
                  <w:rtl/>
                </w:rPr>
                <w:t>בועז</w:t>
              </w:r>
            </w:ins>
          </w:p>
        </w:tc>
        <w:tc>
          <w:tcPr>
            <w:tcW w:w="2610" w:type="dxa"/>
          </w:tcPr>
          <w:p w14:paraId="6236DA99" w14:textId="7460209B" w:rsidR="003C6281" w:rsidRDefault="007B676A" w:rsidP="003C6281">
            <w:pPr>
              <w:jc w:val="center"/>
            </w:pPr>
            <w:ins w:id="3" w:author="barak zan" w:date="2018-08-13T10:17:00Z">
              <w:r>
                <w:rPr>
                  <w:rFonts w:hint="cs"/>
                  <w:rtl/>
                </w:rPr>
                <w:t>טייטלר</w:t>
              </w:r>
            </w:ins>
          </w:p>
        </w:tc>
      </w:tr>
    </w:tbl>
    <w:p w14:paraId="0BBFF258" w14:textId="77777777" w:rsidR="00F1315E" w:rsidRDefault="00F1315E" w:rsidP="006D58D3">
      <w:pPr>
        <w:rPr>
          <w:rFonts w:cs="David"/>
          <w:szCs w:val="28"/>
          <w:rtl/>
        </w:rPr>
      </w:pPr>
    </w:p>
    <w:p w14:paraId="5DC0DEAD" w14:textId="26CFBE0A" w:rsidR="00F1315E" w:rsidDel="007B676A" w:rsidRDefault="00F1315E">
      <w:pPr>
        <w:bidi w:val="0"/>
        <w:rPr>
          <w:del w:id="4" w:author="barak zan" w:date="2018-08-13T10:17:00Z"/>
          <w:rFonts w:cs="David"/>
          <w:szCs w:val="28"/>
          <w:rtl/>
        </w:rPr>
      </w:pPr>
      <w:r>
        <w:rPr>
          <w:rFonts w:cs="David"/>
          <w:szCs w:val="28"/>
          <w:rtl/>
        </w:rPr>
        <w:br w:type="page"/>
      </w:r>
    </w:p>
    <w:p w14:paraId="4B2B8257" w14:textId="0ABA567C" w:rsidR="008B71DB" w:rsidDel="007B676A" w:rsidRDefault="008B71DB" w:rsidP="007B676A">
      <w:pPr>
        <w:bidi w:val="0"/>
        <w:rPr>
          <w:del w:id="5" w:author="barak zan" w:date="2018-08-13T10:17:00Z"/>
          <w:rFonts w:cs="David"/>
          <w:szCs w:val="28"/>
          <w:rtl/>
        </w:rPr>
        <w:pPrChange w:id="6" w:author="barak zan" w:date="2018-08-13T10:17:00Z">
          <w:pPr/>
        </w:pPrChange>
      </w:pPr>
    </w:p>
    <w:p w14:paraId="5F34283C" w14:textId="77777777" w:rsidR="000E44B9" w:rsidRPr="00670ACF" w:rsidRDefault="000E44B9" w:rsidP="000E44B9">
      <w:pPr>
        <w:jc w:val="center"/>
        <w:rPr>
          <w:rFonts w:cs="David"/>
          <w:b/>
          <w:bCs/>
          <w:sz w:val="28"/>
          <w:szCs w:val="28"/>
          <w:u w:val="single"/>
          <w:rtl/>
        </w:rPr>
      </w:pPr>
      <w:bookmarkStart w:id="7" w:name="_GoBack"/>
      <w:bookmarkEnd w:id="7"/>
      <w:r w:rsidRPr="00670ACF">
        <w:rPr>
          <w:rFonts w:cs="David" w:hint="cs"/>
          <w:b/>
          <w:bCs/>
          <w:sz w:val="28"/>
          <w:szCs w:val="28"/>
          <w:u w:val="single"/>
          <w:rtl/>
        </w:rPr>
        <w:t xml:space="preserve">תוכן עניינים </w:t>
      </w:r>
      <w:r w:rsidRPr="00670ACF">
        <w:rPr>
          <w:rFonts w:cs="David"/>
          <w:b/>
          <w:bCs/>
          <w:sz w:val="28"/>
          <w:szCs w:val="28"/>
          <w:u w:val="single"/>
          <w:rtl/>
        </w:rPr>
        <w:t>–</w:t>
      </w:r>
      <w:r w:rsidRPr="00670ACF">
        <w:rPr>
          <w:rFonts w:cs="David" w:hint="cs"/>
          <w:b/>
          <w:bCs/>
          <w:sz w:val="28"/>
          <w:szCs w:val="28"/>
          <w:u w:val="single"/>
          <w:rtl/>
        </w:rPr>
        <w:t xml:space="preserve"> ניסוי </w:t>
      </w:r>
      <w:r w:rsidRPr="00670ACF">
        <w:rPr>
          <w:rFonts w:cs="David" w:hint="cs"/>
          <w:b/>
          <w:bCs/>
          <w:sz w:val="28"/>
          <w:szCs w:val="28"/>
          <w:u w:val="single"/>
        </w:rPr>
        <w:t xml:space="preserve">MSS </w:t>
      </w:r>
      <w:r w:rsidRPr="00670ACF">
        <w:rPr>
          <w:rFonts w:cs="David" w:hint="cs"/>
          <w:b/>
          <w:bCs/>
          <w:sz w:val="28"/>
          <w:szCs w:val="28"/>
          <w:u w:val="single"/>
          <w:rtl/>
        </w:rPr>
        <w:t xml:space="preserve"> </w:t>
      </w:r>
    </w:p>
    <w:p w14:paraId="6EF85D76" w14:textId="77777777" w:rsidR="000E44B9" w:rsidRPr="00670ACF" w:rsidRDefault="000E44B9" w:rsidP="000E44B9">
      <w:pPr>
        <w:jc w:val="center"/>
        <w:rPr>
          <w:rFonts w:cs="David"/>
          <w:b/>
          <w:bCs/>
          <w:sz w:val="28"/>
          <w:szCs w:val="28"/>
          <w:u w:val="single"/>
          <w:rtl/>
        </w:rPr>
      </w:pPr>
    </w:p>
    <w:sdt>
      <w:sdtPr>
        <w:rPr>
          <w:rFonts w:cs="Times New Roman"/>
        </w:rPr>
        <w:id w:val="-1541817451"/>
        <w:docPartObj>
          <w:docPartGallery w:val="Table of Contents"/>
          <w:docPartUnique/>
        </w:docPartObj>
      </w:sdtPr>
      <w:sdtEndPr>
        <w:rPr>
          <w:rtl/>
        </w:rPr>
      </w:sdtEndPr>
      <w:sdtContent>
        <w:p w14:paraId="492665A3" w14:textId="77777777" w:rsidR="000E44B9" w:rsidRDefault="000E44B9" w:rsidP="00DC49DC">
          <w:pPr>
            <w:keepNext/>
            <w:keepLines/>
            <w:bidi w:val="0"/>
            <w:spacing w:before="240" w:line="259" w:lineRule="auto"/>
            <w:rPr>
              <w:rFonts w:cs="Times New Roman"/>
              <w:rtl/>
            </w:rPr>
          </w:pPr>
        </w:p>
        <w:p w14:paraId="35CEFAC0" w14:textId="375F05B9" w:rsidR="008A5A58" w:rsidRDefault="005F5D8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r w:rsidRPr="000E44B9">
            <w:rPr>
              <w:rFonts w:cs="Times New Roman"/>
            </w:rPr>
            <w:fldChar w:fldCharType="begin"/>
          </w:r>
          <w:r w:rsidR="000E44B9" w:rsidRPr="000E44B9">
            <w:rPr>
              <w:rFonts w:cs="Times New Roman"/>
            </w:rPr>
            <w:instrText xml:space="preserve"> TOC \o "1-3" \h \z \u </w:instrText>
          </w:r>
          <w:r w:rsidRPr="000E44B9">
            <w:rPr>
              <w:rFonts w:cs="Times New Roman"/>
            </w:rPr>
            <w:fldChar w:fldCharType="separate"/>
          </w:r>
          <w:hyperlink w:anchor="_Toc520125323" w:history="1">
            <w:r w:rsidR="008A5A58" w:rsidRPr="009D4EE5">
              <w:rPr>
                <w:rStyle w:val="Hyperlink"/>
                <w:noProof/>
                <w:rtl/>
              </w:rPr>
              <w:t>1</w:t>
            </w:r>
            <w:r w:rsidR="008A5A5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8A5A58" w:rsidRPr="009D4EE5">
              <w:rPr>
                <w:rStyle w:val="Hyperlink"/>
                <w:noProof/>
                <w:rtl/>
              </w:rPr>
              <w:t>מטרות הניסוי</w:t>
            </w:r>
            <w:r w:rsidR="008A5A58">
              <w:rPr>
                <w:noProof/>
                <w:webHidden/>
                <w:rtl/>
              </w:rPr>
              <w:tab/>
            </w:r>
            <w:r w:rsidR="008A5A58">
              <w:rPr>
                <w:noProof/>
                <w:webHidden/>
                <w:rtl/>
              </w:rPr>
              <w:fldChar w:fldCharType="begin"/>
            </w:r>
            <w:r w:rsidR="008A5A58">
              <w:rPr>
                <w:noProof/>
                <w:webHidden/>
                <w:rtl/>
              </w:rPr>
              <w:instrText xml:space="preserve"> </w:instrText>
            </w:r>
            <w:r w:rsidR="008A5A58">
              <w:rPr>
                <w:noProof/>
                <w:webHidden/>
              </w:rPr>
              <w:instrText xml:space="preserve">PAGEREF </w:instrText>
            </w:r>
            <w:r w:rsidR="008A5A58">
              <w:rPr>
                <w:noProof/>
                <w:webHidden/>
                <w:rtl/>
              </w:rPr>
              <w:instrText>_</w:instrText>
            </w:r>
            <w:r w:rsidR="008A5A58">
              <w:rPr>
                <w:noProof/>
                <w:webHidden/>
              </w:rPr>
              <w:instrText>Toc520125323 \h</w:instrText>
            </w:r>
            <w:r w:rsidR="008A5A58">
              <w:rPr>
                <w:noProof/>
                <w:webHidden/>
                <w:rtl/>
              </w:rPr>
              <w:instrText xml:space="preserve"> </w:instrText>
            </w:r>
            <w:r w:rsidR="008A5A58">
              <w:rPr>
                <w:noProof/>
                <w:webHidden/>
                <w:rtl/>
              </w:rPr>
            </w:r>
            <w:r w:rsidR="008A5A58">
              <w:rPr>
                <w:noProof/>
                <w:webHidden/>
                <w:rtl/>
              </w:rPr>
              <w:fldChar w:fldCharType="separate"/>
            </w:r>
            <w:r w:rsidR="008A5A58">
              <w:rPr>
                <w:noProof/>
                <w:webHidden/>
                <w:rtl/>
              </w:rPr>
              <w:t>2</w:t>
            </w:r>
            <w:r w:rsidR="008A5A58">
              <w:rPr>
                <w:noProof/>
                <w:webHidden/>
                <w:rtl/>
              </w:rPr>
              <w:fldChar w:fldCharType="end"/>
            </w:r>
          </w:hyperlink>
        </w:p>
        <w:p w14:paraId="607661DA" w14:textId="1E3EB2D9" w:rsidR="008A5A58" w:rsidRDefault="005179B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0125324" w:history="1">
            <w:r w:rsidR="008A5A58" w:rsidRPr="009D4EE5">
              <w:rPr>
                <w:rStyle w:val="Hyperlink"/>
                <w:noProof/>
              </w:rPr>
              <w:t>2</w:t>
            </w:r>
            <w:r w:rsidR="008A5A5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8A5A58" w:rsidRPr="009D4EE5">
              <w:rPr>
                <w:rStyle w:val="Hyperlink"/>
                <w:noProof/>
              </w:rPr>
              <w:t>PREFACE</w:t>
            </w:r>
            <w:r w:rsidR="008A5A58">
              <w:rPr>
                <w:noProof/>
                <w:webHidden/>
                <w:rtl/>
              </w:rPr>
              <w:tab/>
            </w:r>
            <w:r w:rsidR="008A5A58">
              <w:rPr>
                <w:noProof/>
                <w:webHidden/>
                <w:rtl/>
              </w:rPr>
              <w:fldChar w:fldCharType="begin"/>
            </w:r>
            <w:r w:rsidR="008A5A58">
              <w:rPr>
                <w:noProof/>
                <w:webHidden/>
                <w:rtl/>
              </w:rPr>
              <w:instrText xml:space="preserve"> </w:instrText>
            </w:r>
            <w:r w:rsidR="008A5A58">
              <w:rPr>
                <w:noProof/>
                <w:webHidden/>
              </w:rPr>
              <w:instrText xml:space="preserve">PAGEREF </w:instrText>
            </w:r>
            <w:r w:rsidR="008A5A58">
              <w:rPr>
                <w:noProof/>
                <w:webHidden/>
                <w:rtl/>
              </w:rPr>
              <w:instrText>_</w:instrText>
            </w:r>
            <w:r w:rsidR="008A5A58">
              <w:rPr>
                <w:noProof/>
                <w:webHidden/>
              </w:rPr>
              <w:instrText>Toc520125324 \h</w:instrText>
            </w:r>
            <w:r w:rsidR="008A5A58">
              <w:rPr>
                <w:noProof/>
                <w:webHidden/>
                <w:rtl/>
              </w:rPr>
              <w:instrText xml:space="preserve"> </w:instrText>
            </w:r>
            <w:r w:rsidR="008A5A58">
              <w:rPr>
                <w:noProof/>
                <w:webHidden/>
                <w:rtl/>
              </w:rPr>
            </w:r>
            <w:r w:rsidR="008A5A58">
              <w:rPr>
                <w:noProof/>
                <w:webHidden/>
                <w:rtl/>
              </w:rPr>
              <w:fldChar w:fldCharType="separate"/>
            </w:r>
            <w:r w:rsidR="008A5A58">
              <w:rPr>
                <w:noProof/>
                <w:webHidden/>
                <w:rtl/>
              </w:rPr>
              <w:t>3</w:t>
            </w:r>
            <w:r w:rsidR="008A5A58">
              <w:rPr>
                <w:noProof/>
                <w:webHidden/>
                <w:rtl/>
              </w:rPr>
              <w:fldChar w:fldCharType="end"/>
            </w:r>
          </w:hyperlink>
        </w:p>
        <w:p w14:paraId="3894DAB0" w14:textId="10A8237B" w:rsidR="008A5A58" w:rsidRDefault="005179B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0125325" w:history="1">
            <w:r w:rsidR="008A5A58" w:rsidRPr="009D4EE5">
              <w:rPr>
                <w:rStyle w:val="Hyperlink"/>
                <w:rFonts w:eastAsia="MS Mincho"/>
                <w:noProof/>
                <w:rtl/>
              </w:rPr>
              <w:t>3</w:t>
            </w:r>
            <w:r w:rsidR="008A5A5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8A5A58" w:rsidRPr="009D4EE5">
              <w:rPr>
                <w:rStyle w:val="Hyperlink"/>
                <w:rFonts w:eastAsia="MS Mincho"/>
                <w:noProof/>
                <w:rtl/>
              </w:rPr>
              <w:t xml:space="preserve">מחולל </w:t>
            </w:r>
            <w:r w:rsidR="008A5A58" w:rsidRPr="009D4EE5">
              <w:rPr>
                <w:rStyle w:val="Hyperlink"/>
                <w:noProof/>
                <w:rtl/>
              </w:rPr>
              <w:t>אותות</w:t>
            </w:r>
            <w:r w:rsidR="008A5A58">
              <w:rPr>
                <w:noProof/>
                <w:webHidden/>
                <w:rtl/>
              </w:rPr>
              <w:tab/>
            </w:r>
            <w:r w:rsidR="008A5A58">
              <w:rPr>
                <w:noProof/>
                <w:webHidden/>
                <w:rtl/>
              </w:rPr>
              <w:fldChar w:fldCharType="begin"/>
            </w:r>
            <w:r w:rsidR="008A5A58">
              <w:rPr>
                <w:noProof/>
                <w:webHidden/>
                <w:rtl/>
              </w:rPr>
              <w:instrText xml:space="preserve"> </w:instrText>
            </w:r>
            <w:r w:rsidR="008A5A58">
              <w:rPr>
                <w:noProof/>
                <w:webHidden/>
              </w:rPr>
              <w:instrText xml:space="preserve">PAGEREF </w:instrText>
            </w:r>
            <w:r w:rsidR="008A5A58">
              <w:rPr>
                <w:noProof/>
                <w:webHidden/>
                <w:rtl/>
              </w:rPr>
              <w:instrText>_</w:instrText>
            </w:r>
            <w:r w:rsidR="008A5A58">
              <w:rPr>
                <w:noProof/>
                <w:webHidden/>
              </w:rPr>
              <w:instrText>Toc520125325 \h</w:instrText>
            </w:r>
            <w:r w:rsidR="008A5A58">
              <w:rPr>
                <w:noProof/>
                <w:webHidden/>
                <w:rtl/>
              </w:rPr>
              <w:instrText xml:space="preserve"> </w:instrText>
            </w:r>
            <w:r w:rsidR="008A5A58">
              <w:rPr>
                <w:noProof/>
                <w:webHidden/>
                <w:rtl/>
              </w:rPr>
            </w:r>
            <w:r w:rsidR="008A5A58">
              <w:rPr>
                <w:noProof/>
                <w:webHidden/>
                <w:rtl/>
              </w:rPr>
              <w:fldChar w:fldCharType="separate"/>
            </w:r>
            <w:r w:rsidR="008A5A58">
              <w:rPr>
                <w:noProof/>
                <w:webHidden/>
                <w:rtl/>
              </w:rPr>
              <w:t>4</w:t>
            </w:r>
            <w:r w:rsidR="008A5A58">
              <w:rPr>
                <w:noProof/>
                <w:webHidden/>
                <w:rtl/>
              </w:rPr>
              <w:fldChar w:fldCharType="end"/>
            </w:r>
          </w:hyperlink>
        </w:p>
        <w:p w14:paraId="41965A65" w14:textId="367D55BC" w:rsidR="008A5A58" w:rsidRDefault="005179B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0125326" w:history="1">
            <w:r w:rsidR="008A5A58" w:rsidRPr="009D4EE5">
              <w:rPr>
                <w:rStyle w:val="Hyperlink"/>
                <w:noProof/>
              </w:rPr>
              <w:t>3.1</w:t>
            </w:r>
            <w:r w:rsidR="008A5A5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8A5A58" w:rsidRPr="009D4EE5">
              <w:rPr>
                <w:rStyle w:val="Hyperlink"/>
                <w:rFonts w:eastAsia="MS Mincho"/>
                <w:noProof/>
                <w:rtl/>
              </w:rPr>
              <w:t xml:space="preserve">מחולל </w:t>
            </w:r>
            <w:r w:rsidR="008A5A58" w:rsidRPr="009D4EE5">
              <w:rPr>
                <w:rStyle w:val="Hyperlink"/>
                <w:noProof/>
                <w:rtl/>
              </w:rPr>
              <w:t>גל סינוס</w:t>
            </w:r>
            <w:r w:rsidR="008A5A58">
              <w:rPr>
                <w:noProof/>
                <w:webHidden/>
                <w:rtl/>
              </w:rPr>
              <w:tab/>
            </w:r>
            <w:r w:rsidR="008A5A58">
              <w:rPr>
                <w:noProof/>
                <w:webHidden/>
                <w:rtl/>
              </w:rPr>
              <w:fldChar w:fldCharType="begin"/>
            </w:r>
            <w:r w:rsidR="008A5A58">
              <w:rPr>
                <w:noProof/>
                <w:webHidden/>
                <w:rtl/>
              </w:rPr>
              <w:instrText xml:space="preserve"> </w:instrText>
            </w:r>
            <w:r w:rsidR="008A5A58">
              <w:rPr>
                <w:noProof/>
                <w:webHidden/>
              </w:rPr>
              <w:instrText xml:space="preserve">PAGEREF </w:instrText>
            </w:r>
            <w:r w:rsidR="008A5A58">
              <w:rPr>
                <w:noProof/>
                <w:webHidden/>
                <w:rtl/>
              </w:rPr>
              <w:instrText>_</w:instrText>
            </w:r>
            <w:r w:rsidR="008A5A58">
              <w:rPr>
                <w:noProof/>
                <w:webHidden/>
              </w:rPr>
              <w:instrText>Toc520125326 \h</w:instrText>
            </w:r>
            <w:r w:rsidR="008A5A58">
              <w:rPr>
                <w:noProof/>
                <w:webHidden/>
                <w:rtl/>
              </w:rPr>
              <w:instrText xml:space="preserve"> </w:instrText>
            </w:r>
            <w:r w:rsidR="008A5A58">
              <w:rPr>
                <w:noProof/>
                <w:webHidden/>
                <w:rtl/>
              </w:rPr>
            </w:r>
            <w:r w:rsidR="008A5A58">
              <w:rPr>
                <w:noProof/>
                <w:webHidden/>
                <w:rtl/>
              </w:rPr>
              <w:fldChar w:fldCharType="separate"/>
            </w:r>
            <w:r w:rsidR="008A5A58">
              <w:rPr>
                <w:noProof/>
                <w:webHidden/>
                <w:rtl/>
              </w:rPr>
              <w:t>4</w:t>
            </w:r>
            <w:r w:rsidR="008A5A58">
              <w:rPr>
                <w:noProof/>
                <w:webHidden/>
                <w:rtl/>
              </w:rPr>
              <w:fldChar w:fldCharType="end"/>
            </w:r>
          </w:hyperlink>
        </w:p>
        <w:p w14:paraId="4016A0F8" w14:textId="31F51C13" w:rsidR="008A5A58" w:rsidRDefault="005179B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0125327" w:history="1">
            <w:r w:rsidR="008A5A58" w:rsidRPr="009D4EE5">
              <w:rPr>
                <w:rStyle w:val="Hyperlink"/>
                <w:noProof/>
                <w:rtl/>
              </w:rPr>
              <w:t>4</w:t>
            </w:r>
            <w:r w:rsidR="008A5A5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8A5A58" w:rsidRPr="009D4EE5">
              <w:rPr>
                <w:rStyle w:val="Hyperlink"/>
                <w:noProof/>
                <w:rtl/>
              </w:rPr>
              <w:t>יצירת פונקציה באמצעות טבלה</w:t>
            </w:r>
            <w:r w:rsidR="008A5A58">
              <w:rPr>
                <w:noProof/>
                <w:webHidden/>
                <w:rtl/>
              </w:rPr>
              <w:tab/>
            </w:r>
            <w:r w:rsidR="008A5A58">
              <w:rPr>
                <w:noProof/>
                <w:webHidden/>
                <w:rtl/>
              </w:rPr>
              <w:fldChar w:fldCharType="begin"/>
            </w:r>
            <w:r w:rsidR="008A5A58">
              <w:rPr>
                <w:noProof/>
                <w:webHidden/>
                <w:rtl/>
              </w:rPr>
              <w:instrText xml:space="preserve"> </w:instrText>
            </w:r>
            <w:r w:rsidR="008A5A58">
              <w:rPr>
                <w:noProof/>
                <w:webHidden/>
              </w:rPr>
              <w:instrText xml:space="preserve">PAGEREF </w:instrText>
            </w:r>
            <w:r w:rsidR="008A5A58">
              <w:rPr>
                <w:noProof/>
                <w:webHidden/>
                <w:rtl/>
              </w:rPr>
              <w:instrText>_</w:instrText>
            </w:r>
            <w:r w:rsidR="008A5A58">
              <w:rPr>
                <w:noProof/>
                <w:webHidden/>
              </w:rPr>
              <w:instrText>Toc520125327 \h</w:instrText>
            </w:r>
            <w:r w:rsidR="008A5A58">
              <w:rPr>
                <w:noProof/>
                <w:webHidden/>
                <w:rtl/>
              </w:rPr>
              <w:instrText xml:space="preserve"> </w:instrText>
            </w:r>
            <w:r w:rsidR="008A5A58">
              <w:rPr>
                <w:noProof/>
                <w:webHidden/>
                <w:rtl/>
              </w:rPr>
            </w:r>
            <w:r w:rsidR="008A5A58">
              <w:rPr>
                <w:noProof/>
                <w:webHidden/>
                <w:rtl/>
              </w:rPr>
              <w:fldChar w:fldCharType="separate"/>
            </w:r>
            <w:r w:rsidR="008A5A58">
              <w:rPr>
                <w:noProof/>
                <w:webHidden/>
                <w:rtl/>
              </w:rPr>
              <w:t>6</w:t>
            </w:r>
            <w:r w:rsidR="008A5A58">
              <w:rPr>
                <w:noProof/>
                <w:webHidden/>
                <w:rtl/>
              </w:rPr>
              <w:fldChar w:fldCharType="end"/>
            </w:r>
          </w:hyperlink>
        </w:p>
        <w:p w14:paraId="3F2A207D" w14:textId="04ED4FCB" w:rsidR="008A5A58" w:rsidRDefault="005179B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0125328" w:history="1">
            <w:r w:rsidR="008A5A58" w:rsidRPr="009D4EE5">
              <w:rPr>
                <w:rStyle w:val="Hyperlink"/>
                <w:rFonts w:cs="David"/>
                <w:noProof/>
                <w:rtl/>
              </w:rPr>
              <w:t>5</w:t>
            </w:r>
            <w:r w:rsidR="008A5A5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8A5A58" w:rsidRPr="009D4EE5">
              <w:rPr>
                <w:rStyle w:val="Hyperlink"/>
                <w:noProof/>
                <w:rtl/>
              </w:rPr>
              <w:t>מעגל הופך מופע, מיישר חצי גל וגל שלם</w:t>
            </w:r>
            <w:r w:rsidR="008A5A58">
              <w:rPr>
                <w:noProof/>
                <w:webHidden/>
                <w:rtl/>
              </w:rPr>
              <w:tab/>
            </w:r>
            <w:r w:rsidR="008A5A58">
              <w:rPr>
                <w:noProof/>
                <w:webHidden/>
                <w:rtl/>
              </w:rPr>
              <w:fldChar w:fldCharType="begin"/>
            </w:r>
            <w:r w:rsidR="008A5A58">
              <w:rPr>
                <w:noProof/>
                <w:webHidden/>
                <w:rtl/>
              </w:rPr>
              <w:instrText xml:space="preserve"> </w:instrText>
            </w:r>
            <w:r w:rsidR="008A5A58">
              <w:rPr>
                <w:noProof/>
                <w:webHidden/>
              </w:rPr>
              <w:instrText xml:space="preserve">PAGEREF </w:instrText>
            </w:r>
            <w:r w:rsidR="008A5A58">
              <w:rPr>
                <w:noProof/>
                <w:webHidden/>
                <w:rtl/>
              </w:rPr>
              <w:instrText>_</w:instrText>
            </w:r>
            <w:r w:rsidR="008A5A58">
              <w:rPr>
                <w:noProof/>
                <w:webHidden/>
              </w:rPr>
              <w:instrText>Toc520125328 \h</w:instrText>
            </w:r>
            <w:r w:rsidR="008A5A58">
              <w:rPr>
                <w:noProof/>
                <w:webHidden/>
                <w:rtl/>
              </w:rPr>
              <w:instrText xml:space="preserve"> </w:instrText>
            </w:r>
            <w:r w:rsidR="008A5A58">
              <w:rPr>
                <w:noProof/>
                <w:webHidden/>
                <w:rtl/>
              </w:rPr>
            </w:r>
            <w:r w:rsidR="008A5A58">
              <w:rPr>
                <w:noProof/>
                <w:webHidden/>
                <w:rtl/>
              </w:rPr>
              <w:fldChar w:fldCharType="separate"/>
            </w:r>
            <w:r w:rsidR="008A5A58">
              <w:rPr>
                <w:noProof/>
                <w:webHidden/>
                <w:rtl/>
              </w:rPr>
              <w:t>7</w:t>
            </w:r>
            <w:r w:rsidR="008A5A58">
              <w:rPr>
                <w:noProof/>
                <w:webHidden/>
                <w:rtl/>
              </w:rPr>
              <w:fldChar w:fldCharType="end"/>
            </w:r>
          </w:hyperlink>
        </w:p>
        <w:p w14:paraId="4E2D1F72" w14:textId="0481307C" w:rsidR="008A5A58" w:rsidRDefault="005179B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0125329" w:history="1">
            <w:r w:rsidR="008A5A58" w:rsidRPr="009D4EE5">
              <w:rPr>
                <w:rStyle w:val="Hyperlink"/>
                <w:noProof/>
                <w:rtl/>
              </w:rPr>
              <w:t>5.1</w:t>
            </w:r>
            <w:r w:rsidR="008A5A5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8A5A58" w:rsidRPr="009D4EE5">
              <w:rPr>
                <w:rStyle w:val="Hyperlink"/>
                <w:noProof/>
                <w:rtl/>
              </w:rPr>
              <w:t>הכנה להורדת התכן לכרטיס</w:t>
            </w:r>
            <w:r w:rsidR="008A5A58">
              <w:rPr>
                <w:noProof/>
                <w:webHidden/>
                <w:rtl/>
              </w:rPr>
              <w:tab/>
            </w:r>
            <w:r w:rsidR="008A5A58">
              <w:rPr>
                <w:noProof/>
                <w:webHidden/>
                <w:rtl/>
              </w:rPr>
              <w:fldChar w:fldCharType="begin"/>
            </w:r>
            <w:r w:rsidR="008A5A58">
              <w:rPr>
                <w:noProof/>
                <w:webHidden/>
                <w:rtl/>
              </w:rPr>
              <w:instrText xml:space="preserve"> </w:instrText>
            </w:r>
            <w:r w:rsidR="008A5A58">
              <w:rPr>
                <w:noProof/>
                <w:webHidden/>
              </w:rPr>
              <w:instrText xml:space="preserve">PAGEREF </w:instrText>
            </w:r>
            <w:r w:rsidR="008A5A58">
              <w:rPr>
                <w:noProof/>
                <w:webHidden/>
                <w:rtl/>
              </w:rPr>
              <w:instrText>_</w:instrText>
            </w:r>
            <w:r w:rsidR="008A5A58">
              <w:rPr>
                <w:noProof/>
                <w:webHidden/>
              </w:rPr>
              <w:instrText>Toc520125329 \h</w:instrText>
            </w:r>
            <w:r w:rsidR="008A5A58">
              <w:rPr>
                <w:noProof/>
                <w:webHidden/>
                <w:rtl/>
              </w:rPr>
              <w:instrText xml:space="preserve"> </w:instrText>
            </w:r>
            <w:r w:rsidR="008A5A58">
              <w:rPr>
                <w:noProof/>
                <w:webHidden/>
                <w:rtl/>
              </w:rPr>
            </w:r>
            <w:r w:rsidR="008A5A58">
              <w:rPr>
                <w:noProof/>
                <w:webHidden/>
                <w:rtl/>
              </w:rPr>
              <w:fldChar w:fldCharType="separate"/>
            </w:r>
            <w:r w:rsidR="008A5A58">
              <w:rPr>
                <w:noProof/>
                <w:webHidden/>
                <w:rtl/>
              </w:rPr>
              <w:t>8</w:t>
            </w:r>
            <w:r w:rsidR="008A5A58">
              <w:rPr>
                <w:noProof/>
                <w:webHidden/>
                <w:rtl/>
              </w:rPr>
              <w:fldChar w:fldCharType="end"/>
            </w:r>
          </w:hyperlink>
        </w:p>
        <w:p w14:paraId="341C2F8F" w14:textId="2227EB41" w:rsidR="008A5A58" w:rsidRDefault="005179B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0125330" w:history="1">
            <w:r w:rsidR="008A5A58" w:rsidRPr="009D4EE5">
              <w:rPr>
                <w:rStyle w:val="Hyperlink"/>
                <w:rFonts w:eastAsia="MS Mincho"/>
                <w:noProof/>
                <w:rtl/>
              </w:rPr>
              <w:t>5.2</w:t>
            </w:r>
            <w:r w:rsidR="008A5A5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8A5A58" w:rsidRPr="009D4EE5">
              <w:rPr>
                <w:rStyle w:val="Hyperlink"/>
                <w:rFonts w:eastAsia="MS Mincho"/>
                <w:noProof/>
                <w:rtl/>
              </w:rPr>
              <w:t>אנומליה</w:t>
            </w:r>
            <w:r w:rsidR="008A5A58">
              <w:rPr>
                <w:noProof/>
                <w:webHidden/>
                <w:rtl/>
              </w:rPr>
              <w:tab/>
            </w:r>
            <w:r w:rsidR="008A5A58">
              <w:rPr>
                <w:noProof/>
                <w:webHidden/>
                <w:rtl/>
              </w:rPr>
              <w:fldChar w:fldCharType="begin"/>
            </w:r>
            <w:r w:rsidR="008A5A58">
              <w:rPr>
                <w:noProof/>
                <w:webHidden/>
                <w:rtl/>
              </w:rPr>
              <w:instrText xml:space="preserve"> </w:instrText>
            </w:r>
            <w:r w:rsidR="008A5A58">
              <w:rPr>
                <w:noProof/>
                <w:webHidden/>
              </w:rPr>
              <w:instrText xml:space="preserve">PAGEREF </w:instrText>
            </w:r>
            <w:r w:rsidR="008A5A58">
              <w:rPr>
                <w:noProof/>
                <w:webHidden/>
                <w:rtl/>
              </w:rPr>
              <w:instrText>_</w:instrText>
            </w:r>
            <w:r w:rsidR="008A5A58">
              <w:rPr>
                <w:noProof/>
                <w:webHidden/>
              </w:rPr>
              <w:instrText>Toc520125330 \h</w:instrText>
            </w:r>
            <w:r w:rsidR="008A5A58">
              <w:rPr>
                <w:noProof/>
                <w:webHidden/>
                <w:rtl/>
              </w:rPr>
              <w:instrText xml:space="preserve"> </w:instrText>
            </w:r>
            <w:r w:rsidR="008A5A58">
              <w:rPr>
                <w:noProof/>
                <w:webHidden/>
                <w:rtl/>
              </w:rPr>
            </w:r>
            <w:r w:rsidR="008A5A58">
              <w:rPr>
                <w:noProof/>
                <w:webHidden/>
                <w:rtl/>
              </w:rPr>
              <w:fldChar w:fldCharType="separate"/>
            </w:r>
            <w:r w:rsidR="008A5A58">
              <w:rPr>
                <w:noProof/>
                <w:webHidden/>
                <w:rtl/>
              </w:rPr>
              <w:t>9</w:t>
            </w:r>
            <w:r w:rsidR="008A5A58">
              <w:rPr>
                <w:noProof/>
                <w:webHidden/>
                <w:rtl/>
              </w:rPr>
              <w:fldChar w:fldCharType="end"/>
            </w:r>
          </w:hyperlink>
        </w:p>
        <w:p w14:paraId="38593DF1" w14:textId="746FD8DE" w:rsidR="008A5A58" w:rsidRDefault="005179B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0125331" w:history="1">
            <w:r w:rsidR="008A5A58" w:rsidRPr="009D4EE5">
              <w:rPr>
                <w:rStyle w:val="Hyperlink"/>
                <w:noProof/>
                <w:rtl/>
              </w:rPr>
              <w:t>6</w:t>
            </w:r>
            <w:r w:rsidR="008A5A5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8A5A58" w:rsidRPr="009D4EE5">
              <w:rPr>
                <w:rStyle w:val="Hyperlink"/>
                <w:noProof/>
                <w:rtl/>
              </w:rPr>
              <w:t>בניית מסנן החלקה אנלוגי (</w:t>
            </w:r>
            <w:r w:rsidR="008A5A58" w:rsidRPr="009D4EE5">
              <w:rPr>
                <w:rStyle w:val="Hyperlink"/>
                <w:i/>
                <w:iCs/>
                <w:noProof/>
              </w:rPr>
              <w:t>Analog smoothing  LPF</w:t>
            </w:r>
            <w:r w:rsidR="008A5A58" w:rsidRPr="009D4EE5">
              <w:rPr>
                <w:rStyle w:val="Hyperlink"/>
                <w:noProof/>
                <w:rtl/>
              </w:rPr>
              <w:t>)</w:t>
            </w:r>
            <w:r w:rsidR="008A5A58">
              <w:rPr>
                <w:noProof/>
                <w:webHidden/>
                <w:rtl/>
              </w:rPr>
              <w:tab/>
            </w:r>
            <w:r w:rsidR="008A5A58">
              <w:rPr>
                <w:noProof/>
                <w:webHidden/>
                <w:rtl/>
              </w:rPr>
              <w:fldChar w:fldCharType="begin"/>
            </w:r>
            <w:r w:rsidR="008A5A58">
              <w:rPr>
                <w:noProof/>
                <w:webHidden/>
                <w:rtl/>
              </w:rPr>
              <w:instrText xml:space="preserve"> </w:instrText>
            </w:r>
            <w:r w:rsidR="008A5A58">
              <w:rPr>
                <w:noProof/>
                <w:webHidden/>
              </w:rPr>
              <w:instrText xml:space="preserve">PAGEREF </w:instrText>
            </w:r>
            <w:r w:rsidR="008A5A58">
              <w:rPr>
                <w:noProof/>
                <w:webHidden/>
                <w:rtl/>
              </w:rPr>
              <w:instrText>_</w:instrText>
            </w:r>
            <w:r w:rsidR="008A5A58">
              <w:rPr>
                <w:noProof/>
                <w:webHidden/>
              </w:rPr>
              <w:instrText>Toc520125331 \h</w:instrText>
            </w:r>
            <w:r w:rsidR="008A5A58">
              <w:rPr>
                <w:noProof/>
                <w:webHidden/>
                <w:rtl/>
              </w:rPr>
              <w:instrText xml:space="preserve"> </w:instrText>
            </w:r>
            <w:r w:rsidR="008A5A58">
              <w:rPr>
                <w:noProof/>
                <w:webHidden/>
                <w:rtl/>
              </w:rPr>
            </w:r>
            <w:r w:rsidR="008A5A58">
              <w:rPr>
                <w:noProof/>
                <w:webHidden/>
                <w:rtl/>
              </w:rPr>
              <w:fldChar w:fldCharType="separate"/>
            </w:r>
            <w:r w:rsidR="008A5A58">
              <w:rPr>
                <w:noProof/>
                <w:webHidden/>
                <w:rtl/>
              </w:rPr>
              <w:t>11</w:t>
            </w:r>
            <w:r w:rsidR="008A5A58">
              <w:rPr>
                <w:noProof/>
                <w:webHidden/>
                <w:rtl/>
              </w:rPr>
              <w:fldChar w:fldCharType="end"/>
            </w:r>
          </w:hyperlink>
        </w:p>
        <w:p w14:paraId="52AA1AD8" w14:textId="0C88DE4A" w:rsidR="008A5A58" w:rsidRDefault="005179B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0125332" w:history="1">
            <w:r w:rsidR="008A5A58" w:rsidRPr="009D4EE5">
              <w:rPr>
                <w:rStyle w:val="Hyperlink"/>
                <w:noProof/>
                <w:rtl/>
              </w:rPr>
              <w:t>7</w:t>
            </w:r>
            <w:r w:rsidR="008A5A5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8A5A58" w:rsidRPr="009D4EE5">
              <w:rPr>
                <w:rStyle w:val="Hyperlink"/>
                <w:noProof/>
                <w:rtl/>
              </w:rPr>
              <w:t>מיני פרויקט מודרך – הקלטה דיגיטלית – סינוס טהור</w:t>
            </w:r>
            <w:r w:rsidR="008A5A58">
              <w:rPr>
                <w:noProof/>
                <w:webHidden/>
                <w:rtl/>
              </w:rPr>
              <w:tab/>
            </w:r>
            <w:r w:rsidR="008A5A58">
              <w:rPr>
                <w:noProof/>
                <w:webHidden/>
                <w:rtl/>
              </w:rPr>
              <w:fldChar w:fldCharType="begin"/>
            </w:r>
            <w:r w:rsidR="008A5A58">
              <w:rPr>
                <w:noProof/>
                <w:webHidden/>
                <w:rtl/>
              </w:rPr>
              <w:instrText xml:space="preserve"> </w:instrText>
            </w:r>
            <w:r w:rsidR="008A5A58">
              <w:rPr>
                <w:noProof/>
                <w:webHidden/>
              </w:rPr>
              <w:instrText xml:space="preserve">PAGEREF </w:instrText>
            </w:r>
            <w:r w:rsidR="008A5A58">
              <w:rPr>
                <w:noProof/>
                <w:webHidden/>
                <w:rtl/>
              </w:rPr>
              <w:instrText>_</w:instrText>
            </w:r>
            <w:r w:rsidR="008A5A58">
              <w:rPr>
                <w:noProof/>
                <w:webHidden/>
              </w:rPr>
              <w:instrText>Toc520125332 \h</w:instrText>
            </w:r>
            <w:r w:rsidR="008A5A58">
              <w:rPr>
                <w:noProof/>
                <w:webHidden/>
                <w:rtl/>
              </w:rPr>
              <w:instrText xml:space="preserve"> </w:instrText>
            </w:r>
            <w:r w:rsidR="008A5A58">
              <w:rPr>
                <w:noProof/>
                <w:webHidden/>
                <w:rtl/>
              </w:rPr>
            </w:r>
            <w:r w:rsidR="008A5A58">
              <w:rPr>
                <w:noProof/>
                <w:webHidden/>
                <w:rtl/>
              </w:rPr>
              <w:fldChar w:fldCharType="separate"/>
            </w:r>
            <w:r w:rsidR="008A5A58">
              <w:rPr>
                <w:noProof/>
                <w:webHidden/>
                <w:rtl/>
              </w:rPr>
              <w:t>12</w:t>
            </w:r>
            <w:r w:rsidR="008A5A58">
              <w:rPr>
                <w:noProof/>
                <w:webHidden/>
                <w:rtl/>
              </w:rPr>
              <w:fldChar w:fldCharType="end"/>
            </w:r>
          </w:hyperlink>
        </w:p>
        <w:p w14:paraId="62D4B791" w14:textId="4D86C35B" w:rsidR="008A5A58" w:rsidRDefault="005179B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0125333" w:history="1">
            <w:r w:rsidR="008A5A58" w:rsidRPr="009D4EE5">
              <w:rPr>
                <w:rStyle w:val="Hyperlink"/>
                <w:noProof/>
                <w:rtl/>
              </w:rPr>
              <w:t>7.1</w:t>
            </w:r>
            <w:r w:rsidR="008A5A5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8A5A58" w:rsidRPr="009D4EE5">
              <w:rPr>
                <w:rStyle w:val="Hyperlink"/>
                <w:noProof/>
                <w:rtl/>
              </w:rPr>
              <w:t>הקלטת סינוס טהור</w:t>
            </w:r>
            <w:r w:rsidR="008A5A58">
              <w:rPr>
                <w:noProof/>
                <w:webHidden/>
                <w:rtl/>
              </w:rPr>
              <w:tab/>
            </w:r>
            <w:r w:rsidR="008A5A58">
              <w:rPr>
                <w:noProof/>
                <w:webHidden/>
                <w:rtl/>
              </w:rPr>
              <w:fldChar w:fldCharType="begin"/>
            </w:r>
            <w:r w:rsidR="008A5A58">
              <w:rPr>
                <w:noProof/>
                <w:webHidden/>
                <w:rtl/>
              </w:rPr>
              <w:instrText xml:space="preserve"> </w:instrText>
            </w:r>
            <w:r w:rsidR="008A5A58">
              <w:rPr>
                <w:noProof/>
                <w:webHidden/>
              </w:rPr>
              <w:instrText xml:space="preserve">PAGEREF </w:instrText>
            </w:r>
            <w:r w:rsidR="008A5A58">
              <w:rPr>
                <w:noProof/>
                <w:webHidden/>
                <w:rtl/>
              </w:rPr>
              <w:instrText>_</w:instrText>
            </w:r>
            <w:r w:rsidR="008A5A58">
              <w:rPr>
                <w:noProof/>
                <w:webHidden/>
              </w:rPr>
              <w:instrText>Toc520125333 \h</w:instrText>
            </w:r>
            <w:r w:rsidR="008A5A58">
              <w:rPr>
                <w:noProof/>
                <w:webHidden/>
                <w:rtl/>
              </w:rPr>
              <w:instrText xml:space="preserve"> </w:instrText>
            </w:r>
            <w:r w:rsidR="008A5A58">
              <w:rPr>
                <w:noProof/>
                <w:webHidden/>
                <w:rtl/>
              </w:rPr>
            </w:r>
            <w:r w:rsidR="008A5A58">
              <w:rPr>
                <w:noProof/>
                <w:webHidden/>
                <w:rtl/>
              </w:rPr>
              <w:fldChar w:fldCharType="separate"/>
            </w:r>
            <w:r w:rsidR="008A5A58">
              <w:rPr>
                <w:noProof/>
                <w:webHidden/>
                <w:rtl/>
              </w:rPr>
              <w:t>12</w:t>
            </w:r>
            <w:r w:rsidR="008A5A58">
              <w:rPr>
                <w:noProof/>
                <w:webHidden/>
                <w:rtl/>
              </w:rPr>
              <w:fldChar w:fldCharType="end"/>
            </w:r>
          </w:hyperlink>
        </w:p>
        <w:p w14:paraId="1593337C" w14:textId="0AB152FE" w:rsidR="008A5A58" w:rsidRDefault="005179B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0125334" w:history="1">
            <w:r w:rsidR="008A5A58" w:rsidRPr="009D4EE5">
              <w:rPr>
                <w:rStyle w:val="Hyperlink"/>
                <w:noProof/>
                <w:rtl/>
              </w:rPr>
              <w:t>7.2</w:t>
            </w:r>
            <w:r w:rsidR="008A5A5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8A5A58" w:rsidRPr="009D4EE5">
              <w:rPr>
                <w:rStyle w:val="Hyperlink"/>
                <w:noProof/>
                <w:rtl/>
              </w:rPr>
              <w:t>הקלטת אות דיבור</w:t>
            </w:r>
            <w:r w:rsidR="008A5A58">
              <w:rPr>
                <w:noProof/>
                <w:webHidden/>
                <w:rtl/>
              </w:rPr>
              <w:tab/>
            </w:r>
            <w:r w:rsidR="008A5A58">
              <w:rPr>
                <w:noProof/>
                <w:webHidden/>
                <w:rtl/>
              </w:rPr>
              <w:fldChar w:fldCharType="begin"/>
            </w:r>
            <w:r w:rsidR="008A5A58">
              <w:rPr>
                <w:noProof/>
                <w:webHidden/>
                <w:rtl/>
              </w:rPr>
              <w:instrText xml:space="preserve"> </w:instrText>
            </w:r>
            <w:r w:rsidR="008A5A58">
              <w:rPr>
                <w:noProof/>
                <w:webHidden/>
              </w:rPr>
              <w:instrText xml:space="preserve">PAGEREF </w:instrText>
            </w:r>
            <w:r w:rsidR="008A5A58">
              <w:rPr>
                <w:noProof/>
                <w:webHidden/>
                <w:rtl/>
              </w:rPr>
              <w:instrText>_</w:instrText>
            </w:r>
            <w:r w:rsidR="008A5A58">
              <w:rPr>
                <w:noProof/>
                <w:webHidden/>
              </w:rPr>
              <w:instrText>Toc520125334 \h</w:instrText>
            </w:r>
            <w:r w:rsidR="008A5A58">
              <w:rPr>
                <w:noProof/>
                <w:webHidden/>
                <w:rtl/>
              </w:rPr>
              <w:instrText xml:space="preserve"> </w:instrText>
            </w:r>
            <w:r w:rsidR="008A5A58">
              <w:rPr>
                <w:noProof/>
                <w:webHidden/>
                <w:rtl/>
              </w:rPr>
            </w:r>
            <w:r w:rsidR="008A5A58">
              <w:rPr>
                <w:noProof/>
                <w:webHidden/>
                <w:rtl/>
              </w:rPr>
              <w:fldChar w:fldCharType="separate"/>
            </w:r>
            <w:r w:rsidR="008A5A58">
              <w:rPr>
                <w:noProof/>
                <w:webHidden/>
                <w:rtl/>
              </w:rPr>
              <w:t>15</w:t>
            </w:r>
            <w:r w:rsidR="008A5A58">
              <w:rPr>
                <w:noProof/>
                <w:webHidden/>
                <w:rtl/>
              </w:rPr>
              <w:fldChar w:fldCharType="end"/>
            </w:r>
          </w:hyperlink>
        </w:p>
        <w:p w14:paraId="4B2ACE8C" w14:textId="67187C1D" w:rsidR="008A5A58" w:rsidRDefault="005179B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20125335" w:history="1">
            <w:r w:rsidR="008A5A58" w:rsidRPr="009D4EE5">
              <w:rPr>
                <w:rStyle w:val="Hyperlink"/>
                <w:rFonts w:eastAsia="MS Mincho"/>
                <w:noProof/>
                <w:rtl/>
              </w:rPr>
              <w:t>8</w:t>
            </w:r>
            <w:r w:rsidR="008A5A5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8A5A58" w:rsidRPr="009D4EE5">
              <w:rPr>
                <w:rStyle w:val="Hyperlink"/>
                <w:rFonts w:eastAsia="MS Mincho"/>
                <w:noProof/>
                <w:rtl/>
              </w:rPr>
              <w:t>פרויקט</w:t>
            </w:r>
            <w:r w:rsidR="008A5A58">
              <w:rPr>
                <w:noProof/>
                <w:webHidden/>
                <w:rtl/>
              </w:rPr>
              <w:tab/>
            </w:r>
            <w:r w:rsidR="008A5A58">
              <w:rPr>
                <w:noProof/>
                <w:webHidden/>
                <w:rtl/>
              </w:rPr>
              <w:fldChar w:fldCharType="begin"/>
            </w:r>
            <w:r w:rsidR="008A5A58">
              <w:rPr>
                <w:noProof/>
                <w:webHidden/>
                <w:rtl/>
              </w:rPr>
              <w:instrText xml:space="preserve"> </w:instrText>
            </w:r>
            <w:r w:rsidR="008A5A58">
              <w:rPr>
                <w:noProof/>
                <w:webHidden/>
              </w:rPr>
              <w:instrText xml:space="preserve">PAGEREF </w:instrText>
            </w:r>
            <w:r w:rsidR="008A5A58">
              <w:rPr>
                <w:noProof/>
                <w:webHidden/>
                <w:rtl/>
              </w:rPr>
              <w:instrText>_</w:instrText>
            </w:r>
            <w:r w:rsidR="008A5A58">
              <w:rPr>
                <w:noProof/>
                <w:webHidden/>
              </w:rPr>
              <w:instrText>Toc520125335 \h</w:instrText>
            </w:r>
            <w:r w:rsidR="008A5A58">
              <w:rPr>
                <w:noProof/>
                <w:webHidden/>
                <w:rtl/>
              </w:rPr>
              <w:instrText xml:space="preserve"> </w:instrText>
            </w:r>
            <w:r w:rsidR="008A5A58">
              <w:rPr>
                <w:noProof/>
                <w:webHidden/>
                <w:rtl/>
              </w:rPr>
            </w:r>
            <w:r w:rsidR="008A5A58">
              <w:rPr>
                <w:noProof/>
                <w:webHidden/>
                <w:rtl/>
              </w:rPr>
              <w:fldChar w:fldCharType="separate"/>
            </w:r>
            <w:r w:rsidR="008A5A58">
              <w:rPr>
                <w:noProof/>
                <w:webHidden/>
                <w:rtl/>
              </w:rPr>
              <w:t>16</w:t>
            </w:r>
            <w:r w:rsidR="008A5A58">
              <w:rPr>
                <w:noProof/>
                <w:webHidden/>
                <w:rtl/>
              </w:rPr>
              <w:fldChar w:fldCharType="end"/>
            </w:r>
          </w:hyperlink>
        </w:p>
        <w:p w14:paraId="0098DF57" w14:textId="56E909E7" w:rsidR="000E44B9" w:rsidRPr="000E44B9" w:rsidRDefault="005F5D83" w:rsidP="000E44B9">
          <w:pPr>
            <w:rPr>
              <w:rFonts w:cs="Times New Roman"/>
            </w:rPr>
          </w:pPr>
          <w:r w:rsidRPr="000E44B9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03BCC601" w14:textId="77777777" w:rsidR="000E44B9" w:rsidRPr="000E44B9" w:rsidRDefault="000E44B9" w:rsidP="000E44B9">
      <w:pPr>
        <w:keepNext/>
        <w:jc w:val="center"/>
        <w:rPr>
          <w:rFonts w:cs="Times New Roman"/>
        </w:rPr>
      </w:pPr>
    </w:p>
    <w:p w14:paraId="7C04CD15" w14:textId="77777777" w:rsidR="000E44B9" w:rsidRPr="000E44B9" w:rsidRDefault="000E44B9" w:rsidP="000E44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rFonts w:cs="Times New Roman"/>
          <w:b/>
          <w:bCs/>
          <w:i/>
          <w:iCs/>
          <w:rtl/>
        </w:rPr>
      </w:pPr>
      <w:r w:rsidRPr="000E44B9">
        <w:rPr>
          <w:rFonts w:cs="Times New Roman" w:hint="cs"/>
          <w:b/>
          <w:bCs/>
          <w:i/>
          <w:iCs/>
          <w:rtl/>
        </w:rPr>
        <w:t xml:space="preserve">רשום את השעה בה התחלת את המעבדה: </w:t>
      </w:r>
      <w:r w:rsidRPr="000E44B9">
        <w:rPr>
          <w:rFonts w:cs="Times New Roman"/>
          <w:b/>
          <w:bCs/>
          <w:i/>
          <w:iCs/>
          <w:rtl/>
        </w:rPr>
        <w:t xml:space="preserve"> </w:t>
      </w:r>
    </w:p>
    <w:p w14:paraId="5F3C9738" w14:textId="77777777" w:rsidR="000E44B9" w:rsidRPr="000E44B9" w:rsidRDefault="000E44B9" w:rsidP="000E44B9">
      <w:pPr>
        <w:rPr>
          <w:rFonts w:cs="David"/>
          <w:rtl/>
        </w:rPr>
      </w:pPr>
    </w:p>
    <w:p w14:paraId="32823236" w14:textId="77777777" w:rsidR="00611005" w:rsidRPr="008F13EA" w:rsidRDefault="00611005" w:rsidP="008F13EA">
      <w:pPr>
        <w:pStyle w:val="Heading1"/>
        <w:rPr>
          <w:sz w:val="28"/>
          <w:rtl/>
        </w:rPr>
      </w:pPr>
      <w:bookmarkStart w:id="8" w:name="_Toc225691975"/>
      <w:bookmarkStart w:id="9" w:name="_Toc225692546"/>
      <w:bookmarkStart w:id="10" w:name="_Toc226290923"/>
      <w:bookmarkStart w:id="11" w:name="_Toc228009932"/>
      <w:bookmarkStart w:id="12" w:name="_Toc229218617"/>
      <w:bookmarkStart w:id="13" w:name="_Toc230425901"/>
      <w:bookmarkStart w:id="14" w:name="_Toc230484148"/>
      <w:bookmarkStart w:id="15" w:name="_Toc231013078"/>
      <w:bookmarkStart w:id="16" w:name="_Toc231013411"/>
      <w:bookmarkStart w:id="17" w:name="_Toc231017806"/>
      <w:bookmarkStart w:id="18" w:name="_Toc231018055"/>
      <w:bookmarkStart w:id="19" w:name="_Toc231018206"/>
      <w:bookmarkStart w:id="20" w:name="_Toc231033024"/>
      <w:bookmarkStart w:id="21" w:name="_Toc231033124"/>
      <w:bookmarkStart w:id="22" w:name="_Toc231723090"/>
      <w:bookmarkStart w:id="23" w:name="_Toc231725716"/>
      <w:bookmarkStart w:id="24" w:name="_Toc233647089"/>
      <w:bookmarkStart w:id="25" w:name="_Toc234918287"/>
      <w:bookmarkStart w:id="26" w:name="_Toc236719607"/>
      <w:bookmarkStart w:id="27" w:name="_Toc238540673"/>
      <w:bookmarkStart w:id="28" w:name="_Toc238540786"/>
      <w:bookmarkStart w:id="29" w:name="_Toc238545348"/>
      <w:bookmarkStart w:id="30" w:name="_Toc238545466"/>
      <w:bookmarkStart w:id="31" w:name="_Toc238545531"/>
      <w:bookmarkStart w:id="32" w:name="_Toc238545653"/>
      <w:bookmarkStart w:id="33" w:name="_Toc243286092"/>
      <w:bookmarkStart w:id="34" w:name="_Toc243288937"/>
      <w:bookmarkStart w:id="35" w:name="_Toc243289194"/>
      <w:bookmarkStart w:id="36" w:name="_Toc520125323"/>
      <w:r w:rsidRPr="008F13EA">
        <w:rPr>
          <w:sz w:val="28"/>
          <w:rtl/>
        </w:rPr>
        <w:t>מטרות הניסוי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47CD068D" w14:textId="77777777" w:rsidR="00611005" w:rsidRDefault="00611005" w:rsidP="003D10C7">
      <w:pPr>
        <w:spacing w:line="360" w:lineRule="auto"/>
        <w:ind w:left="288"/>
        <w:jc w:val="both"/>
        <w:rPr>
          <w:rFonts w:cs="David"/>
          <w:rtl/>
        </w:rPr>
      </w:pPr>
    </w:p>
    <w:p w14:paraId="1F812D43" w14:textId="77777777" w:rsidR="00611005" w:rsidRDefault="00611005" w:rsidP="00FF6063">
      <w:pPr>
        <w:numPr>
          <w:ilvl w:val="0"/>
          <w:numId w:val="11"/>
        </w:numPr>
        <w:spacing w:line="360" w:lineRule="auto"/>
        <w:ind w:left="509" w:hanging="221"/>
        <w:jc w:val="both"/>
        <w:rPr>
          <w:rFonts w:cs="David"/>
          <w:rtl/>
        </w:rPr>
      </w:pPr>
      <w:r>
        <w:rPr>
          <w:rFonts w:cs="David"/>
          <w:rtl/>
        </w:rPr>
        <w:t>ה</w:t>
      </w:r>
      <w:r w:rsidR="0072262A">
        <w:rPr>
          <w:rFonts w:cs="David" w:hint="cs"/>
          <w:rtl/>
        </w:rPr>
        <w:t>כרת מערכות ה</w:t>
      </w:r>
      <w:r w:rsidR="00FF6063">
        <w:rPr>
          <w:rFonts w:cs="David" w:hint="cs"/>
          <w:rtl/>
        </w:rPr>
        <w:t>מכילות</w:t>
      </w:r>
      <w:r w:rsidR="0072262A">
        <w:rPr>
          <w:rFonts w:cs="David" w:hint="cs"/>
          <w:rtl/>
        </w:rPr>
        <w:t xml:space="preserve"> אותות אנלו</w:t>
      </w:r>
      <w:r w:rsidR="006D2DD3">
        <w:rPr>
          <w:rFonts w:cs="David" w:hint="cs"/>
          <w:rtl/>
        </w:rPr>
        <w:t>גיים ואותות דיגיטליים</w:t>
      </w:r>
      <w:r w:rsidR="00E61079">
        <w:rPr>
          <w:rFonts w:cs="David"/>
        </w:rPr>
        <w:t>.</w:t>
      </w:r>
    </w:p>
    <w:p w14:paraId="2CA91445" w14:textId="77777777" w:rsidR="00611005" w:rsidRDefault="00611005" w:rsidP="004E5DB1">
      <w:pPr>
        <w:numPr>
          <w:ilvl w:val="0"/>
          <w:numId w:val="11"/>
        </w:numPr>
        <w:spacing w:line="360" w:lineRule="auto"/>
        <w:ind w:left="509" w:hanging="221"/>
        <w:jc w:val="both"/>
        <w:rPr>
          <w:rFonts w:cs="David"/>
          <w:rtl/>
        </w:rPr>
      </w:pPr>
      <w:r>
        <w:rPr>
          <w:rFonts w:cs="David"/>
          <w:rtl/>
        </w:rPr>
        <w:t xml:space="preserve">התנסות </w:t>
      </w:r>
      <w:r w:rsidR="0072262A">
        <w:rPr>
          <w:rFonts w:cs="David" w:hint="cs"/>
          <w:rtl/>
        </w:rPr>
        <w:t>בתכן עיבוד דיגיטלי של אותות אנלוגיים</w:t>
      </w:r>
      <w:r w:rsidR="00E61079">
        <w:rPr>
          <w:rFonts w:cs="David" w:hint="cs"/>
          <w:rtl/>
        </w:rPr>
        <w:t>.</w:t>
      </w:r>
    </w:p>
    <w:p w14:paraId="6D7B616C" w14:textId="77777777" w:rsidR="000E44B9" w:rsidRDefault="000E44B9" w:rsidP="004F2130">
      <w:pPr>
        <w:spacing w:line="360" w:lineRule="auto"/>
        <w:rPr>
          <w:rFonts w:cs="David"/>
          <w:rtl/>
        </w:rPr>
      </w:pPr>
    </w:p>
    <w:p w14:paraId="31555B94" w14:textId="4A36FD4D" w:rsidR="00D936F7" w:rsidRDefault="000B789A" w:rsidP="00AE71F7">
      <w:pPr>
        <w:spacing w:line="360" w:lineRule="auto"/>
        <w:rPr>
          <w:rFonts w:cs="David"/>
        </w:rPr>
      </w:pPr>
      <w:r>
        <w:rPr>
          <w:rFonts w:cs="David" w:hint="cs"/>
          <w:rtl/>
        </w:rPr>
        <w:t xml:space="preserve">נבצע </w:t>
      </w:r>
      <w:r w:rsidR="00D936F7">
        <w:rPr>
          <w:rFonts w:cs="David" w:hint="cs"/>
          <w:rtl/>
        </w:rPr>
        <w:t xml:space="preserve"> מספר תרגילים על מנת להכיר את פלטפורמת ה-</w:t>
      </w:r>
      <w:r w:rsidR="00D936F7" w:rsidRPr="00B84847">
        <w:rPr>
          <w:rFonts w:cs="David"/>
          <w:i/>
          <w:iCs/>
          <w:sz w:val="20"/>
          <w:szCs w:val="20"/>
        </w:rPr>
        <w:t>M.S.S.</w:t>
      </w:r>
      <w:r w:rsidR="00D936F7">
        <w:rPr>
          <w:rFonts w:cs="David" w:hint="cs"/>
          <w:rtl/>
        </w:rPr>
        <w:t xml:space="preserve">. </w:t>
      </w:r>
      <w:r w:rsidR="004F2130">
        <w:rPr>
          <w:rFonts w:cs="David" w:hint="cs"/>
          <w:rtl/>
        </w:rPr>
        <w:t>התרגילים ידגימו</w:t>
      </w:r>
      <w:r w:rsidR="00D936F7">
        <w:rPr>
          <w:rFonts w:cs="David" w:hint="cs"/>
          <w:rtl/>
        </w:rPr>
        <w:t xml:space="preserve"> </w:t>
      </w:r>
      <w:r w:rsidR="00AE71F7">
        <w:rPr>
          <w:rFonts w:cs="David" w:hint="cs"/>
          <w:rtl/>
        </w:rPr>
        <w:t>מספר</w:t>
      </w:r>
      <w:r w:rsidR="00D936F7">
        <w:rPr>
          <w:rFonts w:cs="David" w:hint="cs"/>
          <w:rtl/>
        </w:rPr>
        <w:t xml:space="preserve"> יישומים אנלוגיים, שניתן ליישם באופן דיגיטלי.</w:t>
      </w:r>
    </w:p>
    <w:p w14:paraId="3DA553D1" w14:textId="77777777" w:rsidR="00F55608" w:rsidRDefault="00F55608" w:rsidP="00F55608">
      <w:pPr>
        <w:numPr>
          <w:ilvl w:val="0"/>
          <w:numId w:val="14"/>
        </w:numPr>
        <w:spacing w:line="360" w:lineRule="auto"/>
        <w:rPr>
          <w:rFonts w:cs="David"/>
        </w:rPr>
      </w:pPr>
      <w:r>
        <w:rPr>
          <w:rFonts w:cs="David" w:hint="cs"/>
          <w:rtl/>
        </w:rPr>
        <w:t>יצירת אות דיגיטלי סינטתי והשמעתו (כאות אנלוגי)</w:t>
      </w:r>
    </w:p>
    <w:p w14:paraId="32A7139C" w14:textId="77777777" w:rsidR="00D936F7" w:rsidRDefault="00D936F7" w:rsidP="000E44B9">
      <w:pPr>
        <w:numPr>
          <w:ilvl w:val="0"/>
          <w:numId w:val="14"/>
        </w:numPr>
        <w:spacing w:line="360" w:lineRule="auto"/>
        <w:rPr>
          <w:rFonts w:cs="David"/>
        </w:rPr>
      </w:pPr>
      <w:r>
        <w:rPr>
          <w:rFonts w:cs="David" w:hint="cs"/>
          <w:rtl/>
        </w:rPr>
        <w:t>מעגל הופך מופע</w:t>
      </w:r>
      <w:r w:rsidR="000B789A">
        <w:rPr>
          <w:rFonts w:cs="David" w:hint="cs"/>
          <w:rtl/>
        </w:rPr>
        <w:t>, מיישר חצי גל וג</w:t>
      </w:r>
      <w:r w:rsidR="00AE71F7">
        <w:rPr>
          <w:rFonts w:cs="David" w:hint="cs"/>
          <w:rtl/>
        </w:rPr>
        <w:t>ל שלם, שאותו תכננת בשאלות ההכנה</w:t>
      </w:r>
    </w:p>
    <w:p w14:paraId="4EA80F27" w14:textId="77777777" w:rsidR="00D936F7" w:rsidRDefault="00D936F7" w:rsidP="000E44B9">
      <w:pPr>
        <w:numPr>
          <w:ilvl w:val="0"/>
          <w:numId w:val="14"/>
        </w:numPr>
        <w:spacing w:line="360" w:lineRule="auto"/>
        <w:rPr>
          <w:rFonts w:cs="David"/>
        </w:rPr>
      </w:pPr>
      <w:r>
        <w:rPr>
          <w:rFonts w:cs="David" w:hint="cs"/>
          <w:rtl/>
        </w:rPr>
        <w:t>מכשיר הקלטה</w:t>
      </w:r>
      <w:r w:rsidR="008F13EA">
        <w:rPr>
          <w:rFonts w:cs="David" w:hint="cs"/>
          <w:rtl/>
        </w:rPr>
        <w:t xml:space="preserve"> של אות שמע</w:t>
      </w:r>
      <w:r w:rsidR="00D255D8">
        <w:rPr>
          <w:rFonts w:cs="David" w:hint="cs"/>
          <w:rtl/>
        </w:rPr>
        <w:t xml:space="preserve"> (אנלוגי)</w:t>
      </w:r>
    </w:p>
    <w:p w14:paraId="3EEE3C84" w14:textId="77777777" w:rsidR="00D936F7" w:rsidRDefault="00D936F7" w:rsidP="00D936F7">
      <w:pPr>
        <w:spacing w:line="360" w:lineRule="auto"/>
        <w:rPr>
          <w:rFonts w:cs="David"/>
          <w:rtl/>
        </w:rPr>
      </w:pPr>
    </w:p>
    <w:p w14:paraId="19573D21" w14:textId="77777777" w:rsidR="00D40FEE" w:rsidRDefault="00D40FEE">
      <w:pPr>
        <w:bidi w:val="0"/>
        <w:rPr>
          <w:rFonts w:ascii="Arial" w:hAnsi="Arial"/>
          <w:b/>
          <w:bCs/>
          <w:kern w:val="32"/>
          <w:sz w:val="28"/>
          <w:szCs w:val="32"/>
        </w:rPr>
      </w:pPr>
      <w:r>
        <w:rPr>
          <w:sz w:val="28"/>
        </w:rPr>
        <w:br w:type="page"/>
      </w:r>
    </w:p>
    <w:p w14:paraId="13ABAD0C" w14:textId="74987F44" w:rsidR="00D40FEE" w:rsidRDefault="00E02D98" w:rsidP="00E02D98">
      <w:pPr>
        <w:pStyle w:val="Heading1"/>
        <w:rPr>
          <w:sz w:val="28"/>
        </w:rPr>
      </w:pPr>
      <w:bookmarkStart w:id="37" w:name="_Toc520125324"/>
      <w:r>
        <w:rPr>
          <w:rFonts w:hint="cs"/>
          <w:sz w:val="28"/>
        </w:rPr>
        <w:lastRenderedPageBreak/>
        <w:t>PREFACE</w:t>
      </w:r>
      <w:bookmarkEnd w:id="37"/>
    </w:p>
    <w:p w14:paraId="1BA8AEDF" w14:textId="45E6CD52" w:rsidR="00E02D98" w:rsidRDefault="00DB4782" w:rsidP="00E02D98">
      <w:pPr>
        <w:pStyle w:val="ListParagraph"/>
        <w:numPr>
          <w:ilvl w:val="0"/>
          <w:numId w:val="32"/>
        </w:numPr>
        <w:rPr>
          <w:rFonts w:ascii="David" w:hAnsi="David" w:cs="David"/>
        </w:rPr>
      </w:pPr>
      <w:bookmarkStart w:id="38" w:name="_Toc448746214"/>
      <w:bookmarkStart w:id="39" w:name="_Toc225683789"/>
      <w:bookmarkStart w:id="40" w:name="_Toc225692558"/>
      <w:bookmarkStart w:id="41" w:name="_Toc228009945"/>
      <w:bookmarkStart w:id="42" w:name="_Toc228010073"/>
      <w:bookmarkStart w:id="43" w:name="_Toc229218630"/>
      <w:bookmarkStart w:id="44" w:name="_Toc229218778"/>
      <w:bookmarkStart w:id="45" w:name="_Toc230425917"/>
      <w:bookmarkStart w:id="46" w:name="_Toc230484073"/>
      <w:bookmarkStart w:id="47" w:name="_Toc231013094"/>
      <w:bookmarkStart w:id="48" w:name="_Toc231013427"/>
      <w:bookmarkStart w:id="49" w:name="_Toc231017506"/>
      <w:bookmarkStart w:id="50" w:name="_Toc231018079"/>
      <w:bookmarkStart w:id="51" w:name="_Toc231018230"/>
      <w:bookmarkStart w:id="52" w:name="_Toc231033048"/>
      <w:bookmarkStart w:id="53" w:name="_Toc231033148"/>
      <w:bookmarkStart w:id="54" w:name="_Toc231723237"/>
      <w:bookmarkStart w:id="55" w:name="_Toc231725741"/>
      <w:bookmarkStart w:id="56" w:name="_Toc233646920"/>
      <w:bookmarkStart w:id="57" w:name="_Toc234918214"/>
      <w:bookmarkStart w:id="58" w:name="_Toc234918312"/>
      <w:bookmarkStart w:id="59" w:name="_Toc238540764"/>
      <w:bookmarkStart w:id="60" w:name="_Toc238540811"/>
      <w:bookmarkStart w:id="61" w:name="_Toc238543744"/>
      <w:bookmarkStart w:id="62" w:name="_Toc238545056"/>
      <w:bookmarkStart w:id="63" w:name="_Toc238545556"/>
      <w:bookmarkStart w:id="64" w:name="_Toc238545678"/>
      <w:bookmarkStart w:id="65" w:name="_Toc243286111"/>
      <w:bookmarkStart w:id="66" w:name="_Toc243288951"/>
      <w:bookmarkStart w:id="67" w:name="_Toc243289213"/>
      <w:bookmarkEnd w:id="38"/>
      <w:r w:rsidRPr="00564B78">
        <w:rPr>
          <w:rFonts w:ascii="David" w:hAnsi="David" w:cs="David"/>
          <w:rtl/>
        </w:rPr>
        <w:t xml:space="preserve">פתח </w:t>
      </w:r>
      <w:r w:rsidRPr="00564B78">
        <w:rPr>
          <w:rFonts w:ascii="David" w:hAnsi="David" w:cs="David" w:hint="cs"/>
          <w:rtl/>
        </w:rPr>
        <w:t xml:space="preserve"> מהמודל</w:t>
      </w:r>
      <w:r w:rsidRPr="00564B78">
        <w:rPr>
          <w:rFonts w:ascii="David" w:hAnsi="David" w:cs="David"/>
          <w:rtl/>
        </w:rPr>
        <w:t xml:space="preserve"> </w:t>
      </w:r>
      <w:r>
        <w:rPr>
          <w:rFonts w:ascii="David" w:hAnsi="David" w:cs="David" w:hint="cs"/>
          <w:rtl/>
        </w:rPr>
        <w:t>את ה</w:t>
      </w:r>
      <w:r w:rsidRPr="00564B78">
        <w:rPr>
          <w:rFonts w:ascii="David" w:hAnsi="David" w:cs="David"/>
          <w:rtl/>
        </w:rPr>
        <w:t xml:space="preserve">פרויקט </w:t>
      </w:r>
      <w:r w:rsidRPr="00564B78">
        <w:rPr>
          <w:rFonts w:ascii="David" w:hAnsi="David" w:cs="David"/>
        </w:rPr>
        <w:t xml:space="preserve"> </w:t>
      </w:r>
      <w:proofErr w:type="spellStart"/>
      <w:r>
        <w:rPr>
          <w:rFonts w:ascii="David" w:hAnsi="David" w:cs="David"/>
        </w:rPr>
        <w:t>mss_students.qar</w:t>
      </w:r>
      <w:proofErr w:type="spellEnd"/>
      <w:r>
        <w:rPr>
          <w:rFonts w:asciiTheme="minorHAnsi" w:hAnsiTheme="minorHAnsi" w:cs="David" w:hint="cs"/>
          <w:rtl/>
        </w:rPr>
        <w:t>ובחר לאן לחלץ את קבצי הפרויקט.</w:t>
      </w:r>
      <w:r w:rsidR="00E02D98">
        <w:rPr>
          <w:noProof/>
        </w:rPr>
        <w:drawing>
          <wp:inline distT="0" distB="0" distL="0" distR="0" wp14:anchorId="6C5CE4D3" wp14:editId="42C35D93">
            <wp:extent cx="2762250" cy="2114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9D17" w14:textId="77777777" w:rsidR="00E02D98" w:rsidRDefault="00E02D98" w:rsidP="00E02D98">
      <w:pPr>
        <w:rPr>
          <w:rFonts w:ascii="David" w:hAnsi="David" w:cs="David"/>
        </w:rPr>
      </w:pPr>
    </w:p>
    <w:p w14:paraId="509D7410" w14:textId="77777777" w:rsidR="00E02D98" w:rsidRDefault="00E02D98" w:rsidP="00E02D98">
      <w:pPr>
        <w:rPr>
          <w:rFonts w:ascii="David" w:hAnsi="David" w:cs="David"/>
        </w:rPr>
      </w:pPr>
      <w:r>
        <w:rPr>
          <w:noProof/>
        </w:rPr>
        <w:drawing>
          <wp:inline distT="0" distB="0" distL="0" distR="0" wp14:anchorId="5BE9B208" wp14:editId="2F5FD0BF">
            <wp:extent cx="2628900" cy="2695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7B8E" w14:textId="77777777" w:rsidR="00E02D98" w:rsidRDefault="00E02D98" w:rsidP="00E02D98">
      <w:pPr>
        <w:rPr>
          <w:rFonts w:ascii="David" w:hAnsi="David" w:cs="David"/>
        </w:rPr>
      </w:pPr>
    </w:p>
    <w:p w14:paraId="5020722A" w14:textId="77777777" w:rsidR="00DB4782" w:rsidRPr="007D7FC8" w:rsidRDefault="00DB4782" w:rsidP="00DB4782">
      <w:pPr>
        <w:pStyle w:val="ListParagraph"/>
        <w:numPr>
          <w:ilvl w:val="0"/>
          <w:numId w:val="32"/>
        </w:numPr>
        <w:rPr>
          <w:rFonts w:ascii="David" w:hAnsi="David" w:cs="David"/>
        </w:rPr>
      </w:pPr>
      <w:r w:rsidRPr="00756772">
        <w:rPr>
          <w:rFonts w:ascii="David" w:hAnsi="David" w:cs="David" w:hint="cs"/>
          <w:rtl/>
        </w:rPr>
        <w:t>קובץ</w:t>
      </w:r>
      <w:r>
        <w:rPr>
          <w:rFonts w:ascii="David" w:hAnsi="David" w:cs="David" w:hint="cs"/>
          <w:rtl/>
        </w:rPr>
        <w:t xml:space="preserve"> הפינים בשם </w:t>
      </w:r>
      <w:proofErr w:type="spellStart"/>
      <w:r>
        <w:rPr>
          <w:rFonts w:asciiTheme="minorHAnsi" w:hAnsiTheme="minorHAnsi" w:cs="David"/>
        </w:rPr>
        <w:t>pin.tcl</w:t>
      </w:r>
      <w:proofErr w:type="spellEnd"/>
      <w:r w:rsidRPr="00756772">
        <w:rPr>
          <w:rFonts w:ascii="David" w:hAnsi="David" w:cs="David" w:hint="cs"/>
          <w:rtl/>
        </w:rPr>
        <w:t xml:space="preserve"> נמצא ב:</w:t>
      </w:r>
    </w:p>
    <w:p w14:paraId="5828968B" w14:textId="239C2386" w:rsidR="00E02D98" w:rsidRPr="00DB4782" w:rsidRDefault="00E02D98" w:rsidP="00E02D98">
      <w:pPr>
        <w:rPr>
          <w:rFonts w:ascii="David" w:hAnsi="David" w:cs="David"/>
        </w:rPr>
      </w:pPr>
    </w:p>
    <w:p w14:paraId="10C839C5" w14:textId="2FDF6144" w:rsidR="00E02D98" w:rsidRPr="00756772" w:rsidRDefault="00E02D98" w:rsidP="00756772">
      <w:pPr>
        <w:ind w:left="360"/>
        <w:rPr>
          <w:rFonts w:ascii="David" w:hAnsi="David" w:cs="David"/>
        </w:rPr>
      </w:pPr>
      <w:r>
        <w:rPr>
          <w:noProof/>
        </w:rPr>
        <w:drawing>
          <wp:inline distT="0" distB="0" distL="0" distR="0" wp14:anchorId="09D80230" wp14:editId="3ED893E6">
            <wp:extent cx="2314575" cy="1247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495B" w14:textId="77777777" w:rsidR="00464990" w:rsidRPr="007D7FC8" w:rsidRDefault="00464990" w:rsidP="00464990">
      <w:pPr>
        <w:pStyle w:val="ListParagraph"/>
        <w:numPr>
          <w:ilvl w:val="0"/>
          <w:numId w:val="32"/>
        </w:numPr>
        <w:rPr>
          <w:rFonts w:ascii="David" w:hAnsi="David" w:cs="David"/>
          <w:rtl/>
        </w:rPr>
      </w:pPr>
      <w:r w:rsidRPr="007D7FC8">
        <w:rPr>
          <w:rFonts w:ascii="David" w:hAnsi="David" w:cs="David"/>
          <w:rtl/>
        </w:rPr>
        <w:t xml:space="preserve">העתק </w:t>
      </w:r>
      <w:r w:rsidRPr="007D7FC8">
        <w:rPr>
          <w:rFonts w:ascii="David" w:hAnsi="David" w:cs="David" w:hint="cs"/>
          <w:rtl/>
        </w:rPr>
        <w:t xml:space="preserve">לתיקיה </w:t>
      </w:r>
      <w:proofErr w:type="spellStart"/>
      <w:r>
        <w:rPr>
          <w:rFonts w:ascii="David" w:hAnsi="David" w:cs="David"/>
        </w:rPr>
        <w:t>rtl</w:t>
      </w:r>
      <w:proofErr w:type="spellEnd"/>
      <w:r w:rsidRPr="007D7FC8">
        <w:rPr>
          <w:rFonts w:ascii="David" w:hAnsi="David" w:cs="David" w:hint="cs"/>
          <w:rtl/>
        </w:rPr>
        <w:t xml:space="preserve"> </w:t>
      </w:r>
      <w:r>
        <w:rPr>
          <w:rFonts w:asciiTheme="minorHAnsi" w:hAnsiTheme="minorHAnsi" w:cs="David" w:hint="cs"/>
          <w:rtl/>
        </w:rPr>
        <w:t>את הקובץ</w:t>
      </w:r>
      <w:proofErr w:type="spellStart"/>
      <w:r w:rsidRPr="007D7FC8">
        <w:rPr>
          <w:rFonts w:ascii="David" w:hAnsi="David" w:cs="David"/>
        </w:rPr>
        <w:t>addr_counter.vhd</w:t>
      </w:r>
      <w:proofErr w:type="spellEnd"/>
      <w:r w:rsidRPr="007D7FC8">
        <w:rPr>
          <w:rFonts w:ascii="David" w:hAnsi="David" w:cs="David"/>
        </w:rPr>
        <w:t xml:space="preserve"> </w:t>
      </w:r>
      <w:r w:rsidRPr="007D7FC8">
        <w:rPr>
          <w:rFonts w:ascii="David" w:hAnsi="David" w:cs="David" w:hint="cs"/>
          <w:rtl/>
        </w:rPr>
        <w:t xml:space="preserve"> שתכננת בעבודת הכנה.</w:t>
      </w:r>
    </w:p>
    <w:p w14:paraId="67CB2734" w14:textId="77777777" w:rsidR="005140B2" w:rsidRDefault="005140B2" w:rsidP="005140B2">
      <w:pPr>
        <w:rPr>
          <w:rtl/>
        </w:rPr>
      </w:pPr>
    </w:p>
    <w:p w14:paraId="04597475" w14:textId="77777777" w:rsidR="00D40FEE" w:rsidRDefault="00D40FEE">
      <w:pPr>
        <w:bidi w:val="0"/>
        <w:rPr>
          <w:rFonts w:ascii="Arial" w:eastAsia="MS Mincho" w:hAnsi="Arial"/>
          <w:b/>
          <w:bCs/>
          <w:kern w:val="32"/>
          <w:sz w:val="32"/>
          <w:szCs w:val="32"/>
          <w:rtl/>
        </w:rPr>
      </w:pPr>
      <w:r>
        <w:rPr>
          <w:rFonts w:eastAsia="MS Mincho"/>
          <w:rtl/>
        </w:rPr>
        <w:br w:type="page"/>
      </w:r>
    </w:p>
    <w:p w14:paraId="77ABD832" w14:textId="5F84CA80" w:rsidR="005140B2" w:rsidRDefault="005140B2" w:rsidP="005140B2">
      <w:pPr>
        <w:pStyle w:val="Heading1"/>
        <w:rPr>
          <w:rFonts w:eastAsia="MS Mincho"/>
          <w:rtl/>
        </w:rPr>
      </w:pPr>
      <w:bookmarkStart w:id="68" w:name="_Toc520125325"/>
      <w:r>
        <w:rPr>
          <w:rFonts w:eastAsia="MS Mincho" w:hint="cs"/>
          <w:rtl/>
        </w:rPr>
        <w:lastRenderedPageBreak/>
        <w:t xml:space="preserve">מחולל </w:t>
      </w:r>
      <w:r>
        <w:rPr>
          <w:rFonts w:hint="cs"/>
          <w:rtl/>
        </w:rPr>
        <w:t>אותות</w:t>
      </w:r>
      <w:bookmarkEnd w:id="68"/>
    </w:p>
    <w:p w14:paraId="1691DBFF" w14:textId="77777777" w:rsidR="005140B2" w:rsidRPr="00DC49DC" w:rsidRDefault="005140B2" w:rsidP="005140B2">
      <w:pPr>
        <w:rPr>
          <w:rFonts w:eastAsia="MS Mincho"/>
          <w:rtl/>
        </w:rPr>
      </w:pPr>
    </w:p>
    <w:p w14:paraId="74B1736A" w14:textId="46E2534C" w:rsidR="005140B2" w:rsidRDefault="005140B2" w:rsidP="005140B2">
      <w:pPr>
        <w:pStyle w:val="Heading2"/>
      </w:pPr>
      <w:bookmarkStart w:id="69" w:name="_Toc520125326"/>
      <w:r>
        <w:rPr>
          <w:rFonts w:eastAsia="MS Mincho" w:hint="cs"/>
          <w:rtl/>
        </w:rPr>
        <w:t xml:space="preserve">מחולל </w:t>
      </w:r>
      <w:r>
        <w:rPr>
          <w:rFonts w:hint="cs"/>
          <w:rtl/>
        </w:rPr>
        <w:t>גל סינוס</w:t>
      </w:r>
      <w:bookmarkEnd w:id="69"/>
    </w:p>
    <w:p w14:paraId="793EB0D4" w14:textId="77777777" w:rsidR="00E02D98" w:rsidRDefault="00E02D98" w:rsidP="00E02D98">
      <w:pPr>
        <w:rPr>
          <w:rFonts w:ascii="David" w:hAnsi="David" w:cs="David"/>
        </w:rPr>
      </w:pPr>
    </w:p>
    <w:p w14:paraId="79C7835A" w14:textId="61CFD654" w:rsidR="000B1C48" w:rsidRPr="004230CE" w:rsidRDefault="000B1C48" w:rsidP="004230CE">
      <w:pPr>
        <w:pStyle w:val="ListParagraph"/>
        <w:numPr>
          <w:ilvl w:val="0"/>
          <w:numId w:val="37"/>
        </w:numPr>
        <w:ind w:left="656" w:hanging="296"/>
        <w:rPr>
          <w:rFonts w:ascii="David" w:hAnsi="David" w:cs="David"/>
        </w:rPr>
      </w:pPr>
      <w:r w:rsidRPr="000B1C48">
        <w:rPr>
          <w:rFonts w:ascii="David" w:hAnsi="David" w:cs="David" w:hint="eastAsia"/>
          <w:rtl/>
        </w:rPr>
        <w:t>עבור</w:t>
      </w:r>
      <w:r w:rsidR="004230CE">
        <w:rPr>
          <w:rFonts w:ascii="David" w:hAnsi="David" w:cs="David"/>
          <w:rtl/>
        </w:rPr>
        <w:t xml:space="preserve"> לתפרי</w:t>
      </w:r>
      <w:r w:rsidR="004230CE">
        <w:rPr>
          <w:rFonts w:ascii="David" w:hAnsi="David" w:cs="David" w:hint="cs"/>
          <w:rtl/>
        </w:rPr>
        <w:t>ט</w:t>
      </w:r>
      <w:r w:rsidRPr="000B1C48">
        <w:rPr>
          <w:rFonts w:ascii="David" w:hAnsi="David" w:cs="David"/>
          <w:rtl/>
        </w:rPr>
        <w:t xml:space="preserve"> </w:t>
      </w:r>
      <w:r w:rsidRPr="000B1C48">
        <w:rPr>
          <w:rFonts w:ascii="David" w:hAnsi="David" w:cs="David"/>
        </w:rPr>
        <w:t xml:space="preserve">Project Navigator – Files </w:t>
      </w:r>
      <w:r w:rsidRPr="000B1C48">
        <w:rPr>
          <w:rFonts w:ascii="David" w:hAnsi="David" w:cs="David"/>
          <w:rtl/>
        </w:rPr>
        <w:t xml:space="preserve"> </w:t>
      </w:r>
      <w:r w:rsidR="004230CE">
        <w:rPr>
          <w:rFonts w:ascii="David" w:hAnsi="David" w:cs="David" w:hint="cs"/>
          <w:rtl/>
        </w:rPr>
        <w:t>ו</w:t>
      </w:r>
      <w:r w:rsidRPr="000B1C48">
        <w:rPr>
          <w:rFonts w:ascii="David" w:hAnsi="David" w:cs="David" w:hint="eastAsia"/>
          <w:rtl/>
        </w:rPr>
        <w:t>בחר</w:t>
      </w:r>
      <w:r w:rsidRPr="000B1C48">
        <w:rPr>
          <w:rFonts w:ascii="David" w:hAnsi="David" w:cs="David"/>
          <w:rtl/>
        </w:rPr>
        <w:t xml:space="preserve"> </w:t>
      </w:r>
      <w:r w:rsidRPr="000B1C48">
        <w:rPr>
          <w:rFonts w:ascii="David" w:hAnsi="David" w:cs="David" w:hint="eastAsia"/>
          <w:rtl/>
        </w:rPr>
        <w:t>את</w:t>
      </w:r>
      <w:r w:rsidRPr="000B1C48">
        <w:rPr>
          <w:rFonts w:ascii="David" w:hAnsi="David" w:cs="David"/>
          <w:rtl/>
        </w:rPr>
        <w:t xml:space="preserve"> </w:t>
      </w:r>
      <w:r w:rsidR="004230CE">
        <w:rPr>
          <w:rFonts w:ascii="David" w:hAnsi="David" w:cs="David" w:hint="cs"/>
          <w:rtl/>
        </w:rPr>
        <w:t>ה</w:t>
      </w:r>
      <w:r w:rsidRPr="000B1C48">
        <w:rPr>
          <w:rFonts w:ascii="David" w:hAnsi="David" w:cs="David" w:hint="eastAsia"/>
          <w:rtl/>
        </w:rPr>
        <w:t>קובץ</w:t>
      </w:r>
      <w:r w:rsidR="004230CE">
        <w:rPr>
          <w:rFonts w:ascii="David" w:hAnsi="David" w:cs="David" w:hint="cs"/>
          <w:rtl/>
        </w:rPr>
        <w:t xml:space="preserve"> בשם</w:t>
      </w:r>
      <w:proofErr w:type="spellStart"/>
      <w:r w:rsidRPr="000B1C48">
        <w:rPr>
          <w:rFonts w:ascii="David" w:hAnsi="David" w:cs="David"/>
        </w:rPr>
        <w:t>Experiment_sinus_generator.bdf</w:t>
      </w:r>
      <w:proofErr w:type="spellEnd"/>
      <w:r w:rsidRPr="000B1C48">
        <w:rPr>
          <w:rFonts w:ascii="David" w:hAnsi="David" w:cs="David"/>
        </w:rPr>
        <w:t xml:space="preserve">  </w:t>
      </w:r>
      <w:r w:rsidRPr="000B1C48">
        <w:rPr>
          <w:rFonts w:ascii="David" w:hAnsi="David" w:cs="David"/>
          <w:rtl/>
        </w:rPr>
        <w:t xml:space="preserve"> </w:t>
      </w:r>
      <w:r w:rsidR="004230CE">
        <w:rPr>
          <w:rFonts w:ascii="David" w:hAnsi="David" w:cs="David" w:hint="cs"/>
          <w:rtl/>
        </w:rPr>
        <w:t>ה</w:t>
      </w:r>
      <w:r w:rsidR="004230CE" w:rsidRPr="000B1C48">
        <w:rPr>
          <w:rFonts w:ascii="David" w:hAnsi="David" w:cs="David"/>
          <w:rtl/>
        </w:rPr>
        <w:t xml:space="preserve">נמצא בתיקיה </w:t>
      </w:r>
      <w:proofErr w:type="spellStart"/>
      <w:r w:rsidR="004230CE" w:rsidRPr="000B1C48">
        <w:rPr>
          <w:rFonts w:ascii="David" w:hAnsi="David" w:cs="David"/>
        </w:rPr>
        <w:t>rtl</w:t>
      </w:r>
      <w:proofErr w:type="spellEnd"/>
      <w:r w:rsidR="004230CE" w:rsidRPr="000B1C48">
        <w:rPr>
          <w:rFonts w:ascii="David" w:hAnsi="David" w:cs="David"/>
          <w:rtl/>
        </w:rPr>
        <w:t xml:space="preserve">   כ-</w:t>
      </w:r>
      <w:proofErr w:type="spellStart"/>
      <w:r w:rsidR="004230CE" w:rsidRPr="000B1C48">
        <w:rPr>
          <w:rFonts w:ascii="David" w:hAnsi="David" w:cs="David"/>
        </w:rPr>
        <w:t>TOP</w:t>
      </w:r>
      <w:r w:rsidR="004230CE">
        <w:rPr>
          <w:rFonts w:ascii="David" w:hAnsi="David" w:cs="David"/>
        </w:rPr>
        <w:t>-Level</w:t>
      </w:r>
      <w:proofErr w:type="spellEnd"/>
      <w:r w:rsidR="004230CE">
        <w:rPr>
          <w:rFonts w:ascii="David" w:hAnsi="David" w:cs="David"/>
        </w:rPr>
        <w:t xml:space="preserve"> Entity</w:t>
      </w:r>
      <w:r w:rsidR="004230CE" w:rsidRPr="000B1C48">
        <w:rPr>
          <w:rFonts w:ascii="David" w:hAnsi="David" w:cs="David"/>
        </w:rPr>
        <w:t xml:space="preserve"> </w:t>
      </w:r>
      <w:r w:rsidR="004230CE" w:rsidRPr="000B1C48">
        <w:rPr>
          <w:rFonts w:ascii="David" w:hAnsi="David" w:cs="David"/>
          <w:rtl/>
        </w:rPr>
        <w:t xml:space="preserve"> -</w:t>
      </w:r>
      <w:r w:rsidR="004230CE">
        <w:rPr>
          <w:rFonts w:ascii="David" w:hAnsi="David" w:cs="David" w:hint="cs"/>
          <w:rtl/>
        </w:rPr>
        <w:t xml:space="preserve"> </w:t>
      </w:r>
      <w:r w:rsidR="004230CE" w:rsidRPr="000B1C48">
        <w:rPr>
          <w:rFonts w:ascii="David" w:hAnsi="David" w:cs="David"/>
          <w:rtl/>
        </w:rPr>
        <w:t xml:space="preserve"> </w:t>
      </w:r>
      <w:r w:rsidR="004230CE">
        <w:rPr>
          <w:rFonts w:asciiTheme="minorHAnsi" w:hAnsiTheme="minorHAnsi" w:cs="David"/>
        </w:rPr>
        <w:t>(</w:t>
      </w:r>
      <w:r w:rsidR="004230CE" w:rsidRPr="000B1C48">
        <w:rPr>
          <w:rFonts w:ascii="David" w:hAnsi="David" w:cs="David"/>
        </w:rPr>
        <w:t>CTRL-SHIFT-V</w:t>
      </w:r>
      <w:r w:rsidR="004230CE">
        <w:rPr>
          <w:rFonts w:ascii="David" w:hAnsi="David" w:cs="David"/>
        </w:rPr>
        <w:t>)</w:t>
      </w:r>
    </w:p>
    <w:p w14:paraId="49A3225D" w14:textId="1B8B4945" w:rsidR="00F9143E" w:rsidRDefault="00F9143E" w:rsidP="00F9143E">
      <w:pPr>
        <w:pStyle w:val="ListParagraph"/>
        <w:numPr>
          <w:ilvl w:val="0"/>
          <w:numId w:val="37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>ה</w:t>
      </w:r>
      <w:r w:rsidR="004230CE">
        <w:rPr>
          <w:rFonts w:ascii="David" w:hAnsi="David" w:cs="David" w:hint="cs"/>
          <w:rtl/>
        </w:rPr>
        <w:t>ר</w:t>
      </w:r>
      <w:r>
        <w:rPr>
          <w:rFonts w:ascii="David" w:hAnsi="David" w:cs="David" w:hint="cs"/>
          <w:rtl/>
        </w:rPr>
        <w:t xml:space="preserve">ץ קובץ </w:t>
      </w:r>
      <w:proofErr w:type="spellStart"/>
      <w:r>
        <w:rPr>
          <w:rFonts w:ascii="David" w:hAnsi="David" w:cs="David"/>
        </w:rPr>
        <w:t>pin.tcl</w:t>
      </w:r>
      <w:proofErr w:type="spellEnd"/>
      <w:r>
        <w:rPr>
          <w:rFonts w:ascii="David" w:hAnsi="David" w:cs="David"/>
        </w:rPr>
        <w:t xml:space="preserve"> </w:t>
      </w:r>
      <w:r w:rsidR="004230CE">
        <w:rPr>
          <w:rFonts w:ascii="David" w:hAnsi="David" w:cs="David" w:hint="cs"/>
          <w:rtl/>
        </w:rPr>
        <w:t xml:space="preserve"> לשם הקצא</w:t>
      </w:r>
      <w:r>
        <w:rPr>
          <w:rFonts w:ascii="David" w:hAnsi="David" w:cs="David" w:hint="cs"/>
          <w:rtl/>
        </w:rPr>
        <w:t>ת הדקים</w:t>
      </w:r>
    </w:p>
    <w:p w14:paraId="7A240D62" w14:textId="53218FC0" w:rsidR="000B1C48" w:rsidRDefault="000B1C48" w:rsidP="00F9143E">
      <w:pPr>
        <w:pStyle w:val="ListParagraph"/>
        <w:numPr>
          <w:ilvl w:val="0"/>
          <w:numId w:val="37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 xml:space="preserve">קמפל </w:t>
      </w:r>
    </w:p>
    <w:p w14:paraId="49948819" w14:textId="36948488" w:rsidR="000B1C48" w:rsidRPr="00A538DB" w:rsidRDefault="000B1C48" w:rsidP="00F9143E">
      <w:pPr>
        <w:pStyle w:val="ListParagraph"/>
        <w:numPr>
          <w:ilvl w:val="0"/>
          <w:numId w:val="37"/>
        </w:num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צרוב ל</w:t>
      </w:r>
      <w:proofErr w:type="spellStart"/>
      <w:r>
        <w:rPr>
          <w:rFonts w:ascii="David" w:hAnsi="David" w:cs="David"/>
        </w:rPr>
        <w:t>fpga</w:t>
      </w:r>
      <w:proofErr w:type="spellEnd"/>
    </w:p>
    <w:p w14:paraId="78C025FB" w14:textId="77777777" w:rsidR="00F9143E" w:rsidRPr="00E02D98" w:rsidRDefault="00F9143E" w:rsidP="00E02D98">
      <w:pPr>
        <w:rPr>
          <w:rtl/>
        </w:rPr>
      </w:pPr>
    </w:p>
    <w:p w14:paraId="2C529E1B" w14:textId="3DBA8D71" w:rsidR="005140B2" w:rsidRDefault="005140B2" w:rsidP="00BF4102">
      <w:pPr>
        <w:spacing w:line="360" w:lineRule="auto"/>
        <w:jc w:val="both"/>
        <w:rPr>
          <w:rFonts w:eastAsia="MS Mincho" w:cs="David"/>
          <w:rtl/>
        </w:rPr>
      </w:pPr>
      <w:r>
        <w:rPr>
          <w:rFonts w:eastAsia="MS Mincho" w:cs="David" w:hint="cs"/>
          <w:rtl/>
        </w:rPr>
        <w:t xml:space="preserve">ישנן אפליקציות בהן נדרש </w:t>
      </w:r>
      <w:r w:rsidR="00BF4102">
        <w:rPr>
          <w:rFonts w:eastAsia="MS Mincho" w:cs="David" w:hint="cs"/>
          <w:rtl/>
        </w:rPr>
        <w:t xml:space="preserve">ליצר אות </w:t>
      </w:r>
      <w:r>
        <w:rPr>
          <w:rFonts w:eastAsia="MS Mincho" w:cs="David" w:hint="cs"/>
          <w:rtl/>
        </w:rPr>
        <w:t>דיגיטלי סינטתי</w:t>
      </w:r>
      <w:r w:rsidR="00BF4102">
        <w:rPr>
          <w:rFonts w:eastAsia="MS Mincho" w:cs="David" w:hint="cs"/>
          <w:rtl/>
        </w:rPr>
        <w:t xml:space="preserve">, האות יאוחסן בטבלה (למשל סינוס) </w:t>
      </w:r>
      <w:r>
        <w:rPr>
          <w:rFonts w:eastAsia="MS Mincho" w:cs="David" w:hint="cs"/>
          <w:rtl/>
        </w:rPr>
        <w:t>. זרימת הנתונים במקרה זה תהיה כך:</w:t>
      </w:r>
    </w:p>
    <w:p w14:paraId="7888317F" w14:textId="77777777" w:rsidR="005140B2" w:rsidRDefault="005140B2" w:rsidP="005140B2">
      <w:pPr>
        <w:spacing w:line="360" w:lineRule="auto"/>
        <w:jc w:val="both"/>
        <w:rPr>
          <w:rFonts w:eastAsia="MS Mincho" w:cs="David"/>
          <w:rtl/>
        </w:rPr>
      </w:pPr>
    </w:p>
    <w:p w14:paraId="1BDFBE1D" w14:textId="06CFE21B" w:rsidR="005140B2" w:rsidRDefault="005140B2" w:rsidP="005140B2">
      <w:pPr>
        <w:spacing w:line="360" w:lineRule="auto"/>
        <w:jc w:val="both"/>
        <w:rPr>
          <w:rFonts w:eastAsia="MS Mincho" w:cs="David"/>
          <w:rtl/>
        </w:rPr>
      </w:pPr>
    </w:p>
    <w:p w14:paraId="718D2471" w14:textId="4AF9D72D" w:rsidR="005140B2" w:rsidRDefault="00F71339" w:rsidP="005140B2">
      <w:pPr>
        <w:spacing w:line="360" w:lineRule="auto"/>
        <w:jc w:val="both"/>
        <w:rPr>
          <w:rFonts w:eastAsia="MS Mincho" w:cs="David"/>
          <w:rtl/>
        </w:rPr>
      </w:pPr>
      <w:r>
        <w:rPr>
          <w:noProof/>
        </w:rPr>
        <w:drawing>
          <wp:inline distT="0" distB="0" distL="0" distR="0" wp14:anchorId="6DC0BEB9" wp14:editId="3D8077B6">
            <wp:extent cx="5274310" cy="19189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1DE5" w14:textId="4BA4FF69" w:rsidR="005140B2" w:rsidRDefault="005140B2" w:rsidP="00F55608">
      <w:pPr>
        <w:spacing w:line="360" w:lineRule="auto"/>
        <w:jc w:val="both"/>
        <w:rPr>
          <w:rFonts w:eastAsia="MS Mincho" w:cs="David"/>
        </w:rPr>
      </w:pPr>
      <w:r>
        <w:rPr>
          <w:rFonts w:eastAsia="MS Mincho" w:cs="David" w:hint="cs"/>
          <w:rtl/>
        </w:rPr>
        <w:t xml:space="preserve">בתרגיל זה תלמד ליצור אות דיגיטלי כזה, לדוגמה </w:t>
      </w:r>
      <w:r w:rsidR="00BF4102">
        <w:rPr>
          <w:rFonts w:eastAsia="MS Mincho" w:cs="David" w:hint="cs"/>
          <w:rtl/>
        </w:rPr>
        <w:t xml:space="preserve">לייצר </w:t>
      </w:r>
      <w:r>
        <w:rPr>
          <w:rFonts w:eastAsia="MS Mincho" w:cs="David" w:hint="cs"/>
          <w:rtl/>
        </w:rPr>
        <w:t xml:space="preserve">אות סינוס בתדר משתנה ופונקציה , ולהשתמש בו בפלטפורמת ה- </w:t>
      </w:r>
      <w:r w:rsidRPr="00CC5E0E">
        <w:rPr>
          <w:rFonts w:eastAsia="MS Mincho" w:cs="David" w:hint="cs"/>
          <w:i/>
          <w:iCs/>
        </w:rPr>
        <w:t>MSS</w:t>
      </w:r>
      <w:r>
        <w:rPr>
          <w:rFonts w:eastAsia="MS Mincho" w:cs="David" w:hint="cs"/>
          <w:rtl/>
        </w:rPr>
        <w:t xml:space="preserve">.  </w:t>
      </w:r>
    </w:p>
    <w:p w14:paraId="3396C0BA" w14:textId="77777777" w:rsidR="00534D93" w:rsidRDefault="00534D93" w:rsidP="00534D93">
      <w:pPr>
        <w:spacing w:line="360" w:lineRule="auto"/>
        <w:jc w:val="both"/>
        <w:rPr>
          <w:rFonts w:eastAsia="MS Mincho" w:cs="David"/>
          <w:b/>
          <w:bCs/>
          <w:rtl/>
        </w:rPr>
      </w:pPr>
      <w:r>
        <w:rPr>
          <w:rFonts w:eastAsia="MS Mincho" w:cs="David" w:hint="cs"/>
          <w:rtl/>
        </w:rPr>
        <w:t xml:space="preserve">מעגל זה עובד כך: </w:t>
      </w:r>
    </w:p>
    <w:p w14:paraId="396C7810" w14:textId="0C112C1A" w:rsidR="00534D93" w:rsidRDefault="00534D93" w:rsidP="00534D93">
      <w:pPr>
        <w:pStyle w:val="ListParagraph"/>
        <w:numPr>
          <w:ilvl w:val="0"/>
          <w:numId w:val="24"/>
        </w:numPr>
        <w:spacing w:line="360" w:lineRule="auto"/>
        <w:ind w:left="509" w:hanging="283"/>
        <w:jc w:val="both"/>
        <w:rPr>
          <w:rFonts w:eastAsia="MS Mincho" w:cs="David"/>
        </w:rPr>
      </w:pPr>
      <w:r w:rsidRPr="00A47379">
        <w:rPr>
          <w:rFonts w:eastAsia="MS Mincho" w:cs="David" w:hint="cs"/>
          <w:rtl/>
        </w:rPr>
        <w:t>רכיב</w:t>
      </w:r>
      <w:r w:rsidRPr="00A47379">
        <w:rPr>
          <w:rFonts w:eastAsia="MS Mincho" w:cs="David"/>
          <w:rtl/>
        </w:rPr>
        <w:t xml:space="preserve"> </w:t>
      </w:r>
      <w:proofErr w:type="spellStart"/>
      <w:r w:rsidRPr="005A647B">
        <w:rPr>
          <w:rFonts w:eastAsia="MS Mincho" w:cs="David"/>
          <w:b/>
          <w:bCs/>
          <w:i/>
          <w:iCs/>
        </w:rPr>
        <w:t>SinTable</w:t>
      </w:r>
      <w:proofErr w:type="spellEnd"/>
      <w:r w:rsidRPr="00A47379">
        <w:rPr>
          <w:rFonts w:eastAsia="MS Mincho" w:cs="David"/>
          <w:rtl/>
        </w:rPr>
        <w:t xml:space="preserve"> הוא זיכרון בגודל </w:t>
      </w:r>
      <w:r w:rsidRPr="00A47379">
        <w:rPr>
          <w:rFonts w:eastAsia="MS Mincho" w:cs="David"/>
        </w:rPr>
        <w:t>256X</w:t>
      </w:r>
      <w:r>
        <w:rPr>
          <w:rFonts w:eastAsia="MS Mincho" w:cs="David"/>
        </w:rPr>
        <w:t>16</w:t>
      </w:r>
      <w:r w:rsidRPr="00A47379">
        <w:rPr>
          <w:rFonts w:eastAsia="MS Mincho" w:cs="David"/>
        </w:rPr>
        <w:t xml:space="preserve"> </w:t>
      </w:r>
      <w:r w:rsidRPr="00A47379">
        <w:rPr>
          <w:rFonts w:eastAsia="MS Mincho" w:cs="David"/>
          <w:rtl/>
        </w:rPr>
        <w:t xml:space="preserve"> </w:t>
      </w:r>
      <w:r w:rsidRPr="00A47379">
        <w:rPr>
          <w:rFonts w:eastAsia="MS Mincho" w:cs="David" w:hint="cs"/>
          <w:rtl/>
        </w:rPr>
        <w:t>ש</w:t>
      </w:r>
      <w:r w:rsidRPr="00A47379">
        <w:rPr>
          <w:rFonts w:eastAsia="MS Mincho" w:cs="David"/>
          <w:rtl/>
        </w:rPr>
        <w:t>מכיל 256 דגימות של מחזור סינוס אחד</w:t>
      </w:r>
      <w:r>
        <w:rPr>
          <w:rFonts w:eastAsia="MS Mincho" w:cs="David" w:hint="cs"/>
          <w:rtl/>
        </w:rPr>
        <w:t xml:space="preserve">, בייצוג </w:t>
      </w:r>
      <w:r>
        <w:rPr>
          <w:rFonts w:eastAsia="MS Mincho" w:cs="David"/>
        </w:rPr>
        <w:t>Two's Complement (Signed Integer)</w:t>
      </w:r>
      <w:r w:rsidR="004230CE">
        <w:rPr>
          <w:rFonts w:eastAsia="MS Mincho" w:cs="David" w:hint="cs"/>
          <w:rtl/>
        </w:rPr>
        <w:t xml:space="preserve"> (כל דגימה היא בגודל של 16 ביט)</w:t>
      </w:r>
      <w:r w:rsidRPr="00A47379">
        <w:rPr>
          <w:rFonts w:eastAsia="MS Mincho" w:cs="David" w:hint="cs"/>
          <w:rtl/>
        </w:rPr>
        <w:t>.</w:t>
      </w:r>
    </w:p>
    <w:p w14:paraId="1146C526" w14:textId="2272390C" w:rsidR="00534D93" w:rsidRDefault="00534D93" w:rsidP="007C238C">
      <w:pPr>
        <w:pStyle w:val="ListParagraph"/>
        <w:numPr>
          <w:ilvl w:val="0"/>
          <w:numId w:val="24"/>
        </w:numPr>
        <w:spacing w:line="360" w:lineRule="auto"/>
        <w:ind w:left="509" w:hanging="283"/>
        <w:jc w:val="both"/>
        <w:rPr>
          <w:rFonts w:eastAsia="MS Mincho" w:cs="David"/>
        </w:rPr>
      </w:pPr>
      <w:r w:rsidRPr="00D40FEE">
        <w:rPr>
          <w:rFonts w:eastAsia="MS Mincho" w:cs="David" w:hint="cs"/>
          <w:rtl/>
        </w:rPr>
        <w:t xml:space="preserve">רכיב </w:t>
      </w:r>
      <w:r w:rsidRPr="00D40FEE">
        <w:rPr>
          <w:rFonts w:eastAsia="MS Mincho" w:cs="David"/>
        </w:rPr>
        <w:t xml:space="preserve">PRESCALER  </w:t>
      </w:r>
      <w:r w:rsidRPr="00D40FEE">
        <w:rPr>
          <w:rFonts w:eastAsia="MS Mincho" w:cs="David" w:hint="cs"/>
          <w:rtl/>
        </w:rPr>
        <w:t xml:space="preserve"> ה</w:t>
      </w:r>
      <w:r w:rsidRPr="00D40FEE">
        <w:rPr>
          <w:rFonts w:eastAsia="MS Mincho" w:cs="David"/>
          <w:rtl/>
        </w:rPr>
        <w:t xml:space="preserve">וא מחלק תדר של השעון המרכזי והוא קובע את </w:t>
      </w:r>
      <w:r w:rsidRPr="00D40FEE">
        <w:rPr>
          <w:rFonts w:eastAsia="MS Mincho" w:cs="David" w:hint="cs"/>
          <w:rtl/>
        </w:rPr>
        <w:t>ה</w:t>
      </w:r>
      <w:r w:rsidRPr="00D40FEE">
        <w:rPr>
          <w:rFonts w:eastAsia="MS Mincho" w:cs="David"/>
          <w:rtl/>
        </w:rPr>
        <w:t xml:space="preserve">תדר </w:t>
      </w:r>
      <w:r w:rsidRPr="00D40FEE">
        <w:rPr>
          <w:rFonts w:eastAsia="MS Mincho" w:cs="David" w:hint="cs"/>
          <w:rtl/>
        </w:rPr>
        <w:t xml:space="preserve">של </w:t>
      </w:r>
      <w:r w:rsidRPr="00D40FEE">
        <w:rPr>
          <w:rFonts w:eastAsia="MS Mincho" w:cs="David"/>
          <w:rtl/>
        </w:rPr>
        <w:t xml:space="preserve">אות </w:t>
      </w:r>
      <w:r>
        <w:rPr>
          <w:rFonts w:eastAsia="MS Mincho" w:cs="David" w:hint="cs"/>
          <w:rtl/>
        </w:rPr>
        <w:t xml:space="preserve"> </w:t>
      </w:r>
      <w:r w:rsidRPr="00D40FEE">
        <w:rPr>
          <w:rFonts w:eastAsia="MS Mincho" w:cs="David"/>
          <w:rtl/>
        </w:rPr>
        <w:t>הסינוס.</w:t>
      </w:r>
      <w:r w:rsidRPr="00D40FEE">
        <w:rPr>
          <w:rFonts w:eastAsia="MS Mincho" w:cs="David" w:hint="cs"/>
          <w:rtl/>
        </w:rPr>
        <w:t xml:space="preserve"> הכניסות</w:t>
      </w:r>
      <w:r w:rsidRPr="00D40FEE">
        <w:rPr>
          <w:rFonts w:eastAsia="MS Mincho" w:cs="David"/>
        </w:rPr>
        <w:t xml:space="preserve">) </w:t>
      </w:r>
      <w:r w:rsidRPr="00D40FEE">
        <w:rPr>
          <w:rFonts w:eastAsia="MS Mincho" w:cs="David" w:hint="cs"/>
          <w:rtl/>
        </w:rPr>
        <w:t xml:space="preserve"> </w:t>
      </w:r>
      <w:r w:rsidRPr="00D40FEE">
        <w:rPr>
          <w:rFonts w:eastAsia="MS Mincho" w:cs="David"/>
        </w:rPr>
        <w:t xml:space="preserve"> (mux[</w:t>
      </w:r>
      <w:r w:rsidR="007C238C">
        <w:rPr>
          <w:rFonts w:eastAsia="MS Mincho" w:cs="David"/>
        </w:rPr>
        <w:t>3</w:t>
      </w:r>
      <w:r w:rsidRPr="00D40FEE">
        <w:rPr>
          <w:rFonts w:eastAsia="MS Mincho" w:cs="David"/>
        </w:rPr>
        <w:t>..</w:t>
      </w:r>
      <w:proofErr w:type="gramStart"/>
      <w:r w:rsidRPr="00D40FEE">
        <w:rPr>
          <w:rFonts w:eastAsia="MS Mincho" w:cs="David"/>
        </w:rPr>
        <w:t>0]</w:t>
      </w:r>
      <w:r w:rsidRPr="00D40FEE">
        <w:rPr>
          <w:rFonts w:eastAsia="MS Mincho" w:cs="David" w:hint="cs"/>
          <w:rtl/>
        </w:rPr>
        <w:t>(</w:t>
      </w:r>
      <w:r w:rsidRPr="00D40FEE">
        <w:rPr>
          <w:rFonts w:eastAsia="MS Mincho" w:cs="David"/>
        </w:rPr>
        <w:t xml:space="preserve"> </w:t>
      </w:r>
      <w:r w:rsidR="004230CE">
        <w:rPr>
          <w:rFonts w:eastAsia="MS Mincho" w:cs="David"/>
        </w:rPr>
        <w:t>(</w:t>
      </w:r>
      <w:proofErr w:type="gramEnd"/>
      <w:r w:rsidRPr="00D40FEE">
        <w:rPr>
          <w:rFonts w:eastAsia="MS Mincho" w:cs="David" w:hint="cs"/>
        </w:rPr>
        <w:t>SW</w:t>
      </w:r>
      <w:r w:rsidR="007C238C">
        <w:rPr>
          <w:rFonts w:eastAsia="MS Mincho" w:cs="David"/>
        </w:rPr>
        <w:t>5</w:t>
      </w:r>
      <w:r w:rsidRPr="00D40FEE">
        <w:rPr>
          <w:rFonts w:eastAsia="MS Mincho" w:cs="David"/>
        </w:rPr>
        <w:t>-SW2</w:t>
      </w:r>
      <w:r w:rsidRPr="00D40FEE">
        <w:rPr>
          <w:rFonts w:eastAsia="MS Mincho" w:cs="David" w:hint="cs"/>
          <w:rtl/>
        </w:rPr>
        <w:t xml:space="preserve"> מאפשר</w:t>
      </w:r>
      <w:r w:rsidR="0006039E">
        <w:rPr>
          <w:rFonts w:eastAsia="MS Mincho" w:cs="David" w:hint="cs"/>
          <w:rtl/>
        </w:rPr>
        <w:t>ו</w:t>
      </w:r>
      <w:r w:rsidRPr="00D40FEE">
        <w:rPr>
          <w:rFonts w:eastAsia="MS Mincho" w:cs="David" w:hint="cs"/>
          <w:rtl/>
        </w:rPr>
        <w:t>ת שינוי</w:t>
      </w:r>
      <w:r w:rsidR="0006039E">
        <w:rPr>
          <w:rFonts w:eastAsia="MS Mincho" w:cs="David" w:hint="cs"/>
          <w:rtl/>
        </w:rPr>
        <w:t xml:space="preserve"> של</w:t>
      </w:r>
      <w:r w:rsidRPr="00D40FEE">
        <w:rPr>
          <w:rFonts w:eastAsia="MS Mincho" w:cs="David" w:hint="cs"/>
          <w:rtl/>
        </w:rPr>
        <w:t xml:space="preserve"> תדר הסינוס</w:t>
      </w:r>
      <w:r w:rsidR="0006039E">
        <w:rPr>
          <w:rFonts w:eastAsia="MS Mincho" w:cs="David" w:hint="cs"/>
          <w:rtl/>
        </w:rPr>
        <w:t xml:space="preserve"> שמחוללים</w:t>
      </w:r>
      <w:r w:rsidRPr="00D40FEE">
        <w:rPr>
          <w:rFonts w:eastAsia="MS Mincho" w:cs="David" w:hint="cs"/>
          <w:rtl/>
        </w:rPr>
        <w:t>.</w:t>
      </w:r>
    </w:p>
    <w:p w14:paraId="6305F348" w14:textId="2FC5FA94" w:rsidR="00534D93" w:rsidRPr="00D40FEE" w:rsidRDefault="00534D93" w:rsidP="00534D93">
      <w:pPr>
        <w:pStyle w:val="ListParagraph"/>
        <w:numPr>
          <w:ilvl w:val="0"/>
          <w:numId w:val="24"/>
        </w:numPr>
        <w:spacing w:line="360" w:lineRule="auto"/>
        <w:ind w:left="509" w:hanging="283"/>
        <w:jc w:val="both"/>
        <w:rPr>
          <w:rFonts w:eastAsia="MS Mincho" w:cs="David"/>
        </w:rPr>
      </w:pPr>
      <w:r w:rsidRPr="00D40FEE">
        <w:rPr>
          <w:rFonts w:eastAsia="MS Mincho" w:cs="David"/>
          <w:rtl/>
        </w:rPr>
        <w:t xml:space="preserve">כדי לקבל אות סינוס בתדר </w:t>
      </w:r>
      <w:proofErr w:type="spellStart"/>
      <w:r w:rsidRPr="00D40FEE">
        <w:rPr>
          <w:rFonts w:eastAsia="MS Mincho" w:cs="David"/>
        </w:rPr>
        <w:t>fHz</w:t>
      </w:r>
      <w:proofErr w:type="spellEnd"/>
      <w:r w:rsidR="0006039E">
        <w:rPr>
          <w:rFonts w:eastAsia="MS Mincho" w:cs="David" w:hint="cs"/>
          <w:rtl/>
        </w:rPr>
        <w:t xml:space="preserve"> מסויים</w:t>
      </w:r>
      <w:r w:rsidRPr="00D40FEE">
        <w:rPr>
          <w:rFonts w:eastAsia="MS Mincho" w:cs="David"/>
          <w:rtl/>
        </w:rPr>
        <w:t xml:space="preserve">, גורם החלוקה </w:t>
      </w:r>
      <w:r w:rsidRPr="00D40FEE">
        <w:rPr>
          <w:rFonts w:eastAsia="MS Mincho" w:cs="David"/>
          <w:i/>
          <w:iCs/>
        </w:rPr>
        <w:t>n</w:t>
      </w:r>
      <w:r w:rsidRPr="00D40FEE">
        <w:rPr>
          <w:rFonts w:eastAsia="MS Mincho" w:cs="David"/>
          <w:rtl/>
        </w:rPr>
        <w:t xml:space="preserve"> של </w:t>
      </w:r>
      <w:r w:rsidR="00C15EB6">
        <w:rPr>
          <w:rFonts w:eastAsia="MS Mincho" w:cs="David" w:hint="cs"/>
          <w:rtl/>
        </w:rPr>
        <w:t>השעון יחושב</w:t>
      </w:r>
      <w:r w:rsidRPr="00D40FEE">
        <w:rPr>
          <w:rFonts w:eastAsia="MS Mincho" w:cs="David"/>
          <w:i/>
          <w:iCs/>
          <w:rtl/>
        </w:rPr>
        <w:t xml:space="preserve"> </w:t>
      </w:r>
      <w:r w:rsidR="00C15EB6">
        <w:rPr>
          <w:rFonts w:eastAsia="MS Mincho" w:cs="David" w:hint="cs"/>
          <w:rtl/>
        </w:rPr>
        <w:t>לפי</w:t>
      </w:r>
      <w:r w:rsidRPr="00D40FEE">
        <w:rPr>
          <w:rFonts w:eastAsia="MS Mincho" w:cs="David"/>
          <w:rtl/>
        </w:rPr>
        <w:t>:</w:t>
      </w:r>
      <w:r w:rsidRPr="00D40FEE">
        <w:rPr>
          <w:rFonts w:eastAsia="MS Mincho" w:cs="David"/>
        </w:rPr>
        <w:t xml:space="preserve"> </w:t>
      </w:r>
    </w:p>
    <w:p w14:paraId="7652FF00" w14:textId="77777777" w:rsidR="00534D93" w:rsidRPr="00A47379" w:rsidRDefault="005179BD" w:rsidP="00534D93">
      <w:pPr>
        <w:spacing w:line="360" w:lineRule="auto"/>
        <w:jc w:val="both"/>
        <w:rPr>
          <w:rFonts w:eastAsia="MS Mincho" w:cs="David"/>
          <w:rtl/>
        </w:rPr>
      </w:pPr>
      <w:r>
        <w:rPr>
          <w:rFonts w:eastAsia="MS Mincho" w:cs="David"/>
          <w:noProof/>
          <w:rtl/>
        </w:rPr>
        <w:object w:dxaOrig="1440" w:dyaOrig="1440" w14:anchorId="0E71E2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507" type="#_x0000_t75" style="position:absolute;left:0;text-align:left;margin-left:135pt;margin-top:.75pt;width:80pt;height:33pt;z-index:251666432">
            <v:imagedata r:id="rId13" o:title=""/>
            <w10:wrap anchorx="page"/>
          </v:shape>
          <o:OLEObject Type="Embed" ProgID="Equation.DSMT4" ShapeID="_x0000_s1507" DrawAspect="Content" ObjectID="_1595660611" r:id="rId14"/>
        </w:object>
      </w:r>
    </w:p>
    <w:p w14:paraId="690D87C7" w14:textId="62C76782" w:rsidR="00534D93" w:rsidRDefault="00534D93" w:rsidP="00534D93">
      <w:pPr>
        <w:spacing w:line="360" w:lineRule="auto"/>
        <w:jc w:val="both"/>
        <w:rPr>
          <w:rFonts w:eastAsia="MS Mincho" w:cs="David"/>
          <w:rtl/>
        </w:rPr>
      </w:pPr>
    </w:p>
    <w:p w14:paraId="16DAC41D" w14:textId="6107E896" w:rsidR="00C15EB6" w:rsidRDefault="00C15EB6" w:rsidP="00534D93">
      <w:pPr>
        <w:spacing w:line="360" w:lineRule="auto"/>
        <w:jc w:val="both"/>
        <w:rPr>
          <w:rFonts w:eastAsia="MS Mincho" w:cs="David"/>
          <w:rtl/>
        </w:rPr>
      </w:pPr>
      <w:r>
        <w:rPr>
          <w:rFonts w:eastAsia="MS Mincho" w:cs="David" w:hint="cs"/>
          <w:rtl/>
        </w:rPr>
        <w:t>גורם חלוקה זה (</w:t>
      </w:r>
      <w:r>
        <w:rPr>
          <w:rFonts w:eastAsia="MS Mincho" w:cs="David"/>
        </w:rPr>
        <w:t>n</w:t>
      </w:r>
      <w:r>
        <w:rPr>
          <w:rFonts w:eastAsia="MS Mincho" w:cs="David" w:hint="cs"/>
          <w:rtl/>
        </w:rPr>
        <w:t xml:space="preserve">) הינו הכניסה בשם </w:t>
      </w:r>
      <w:proofErr w:type="spellStart"/>
      <w:r>
        <w:rPr>
          <w:rFonts w:eastAsia="MS Mincho" w:cs="David"/>
        </w:rPr>
        <w:t>count_limit</w:t>
      </w:r>
      <w:proofErr w:type="spellEnd"/>
      <w:r>
        <w:rPr>
          <w:rFonts w:eastAsia="MS Mincho" w:cs="David" w:hint="cs"/>
          <w:rtl/>
        </w:rPr>
        <w:t xml:space="preserve"> של היחידה </w:t>
      </w:r>
      <w:proofErr w:type="spellStart"/>
      <w:r>
        <w:rPr>
          <w:rFonts w:eastAsia="MS Mincho" w:cs="David"/>
        </w:rPr>
        <w:t>prescaler</w:t>
      </w:r>
      <w:proofErr w:type="spellEnd"/>
      <w:r>
        <w:rPr>
          <w:rFonts w:eastAsia="MS Mincho" w:cs="David" w:hint="cs"/>
          <w:rtl/>
        </w:rPr>
        <w:t>. על מנת לשנות את גורם החלוקה, ניתן לשנות את הכניסה לרכיב זה. זה יתבצע פה על ידי שינוי המתגים על הכרטיס.</w:t>
      </w:r>
    </w:p>
    <w:p w14:paraId="471EC2F8" w14:textId="77777777" w:rsidR="00534D93" w:rsidRPr="00A23AF1" w:rsidRDefault="00534D93" w:rsidP="00534D93">
      <w:pPr>
        <w:spacing w:line="360" w:lineRule="auto"/>
        <w:ind w:left="226" w:firstLine="283"/>
        <w:jc w:val="both"/>
        <w:rPr>
          <w:rFonts w:eastAsia="MS Mincho" w:cs="David"/>
          <w:rtl/>
        </w:rPr>
      </w:pPr>
      <w:r w:rsidRPr="00A23AF1">
        <w:rPr>
          <w:rFonts w:eastAsia="MS Mincho" w:cs="David" w:hint="cs"/>
          <w:rtl/>
        </w:rPr>
        <w:t xml:space="preserve">עם שעון מרכזי של </w:t>
      </w:r>
      <w:r w:rsidRPr="00A23AF1">
        <w:rPr>
          <w:rFonts w:eastAsia="MS Mincho" w:cs="David" w:hint="cs"/>
        </w:rPr>
        <w:t>MH</w:t>
      </w:r>
      <w:r w:rsidRPr="00A23AF1">
        <w:rPr>
          <w:rFonts w:eastAsia="MS Mincho" w:cs="David"/>
        </w:rPr>
        <w:t xml:space="preserve">z </w:t>
      </w:r>
      <w:r w:rsidRPr="00A23AF1">
        <w:rPr>
          <w:rFonts w:eastAsia="MS Mincho" w:cs="David" w:hint="cs"/>
          <w:rtl/>
        </w:rPr>
        <w:t xml:space="preserve"> 50 </w:t>
      </w:r>
      <w:r w:rsidRPr="00A23AF1">
        <w:rPr>
          <w:rFonts w:eastAsia="MS Mincho" w:cs="David"/>
          <w:rtl/>
        </w:rPr>
        <w:t>התדר הגבוה ביותר שניתן להשיג</w:t>
      </w:r>
      <w:r w:rsidRPr="00A23AF1">
        <w:rPr>
          <w:rFonts w:eastAsia="MS Mincho" w:cs="David" w:hint="cs"/>
          <w:rtl/>
        </w:rPr>
        <w:t xml:space="preserve"> הוא:</w:t>
      </w:r>
    </w:p>
    <w:p w14:paraId="022A9098" w14:textId="77777777" w:rsidR="00534D93" w:rsidRDefault="005179BD" w:rsidP="00534D93">
      <w:pPr>
        <w:spacing w:line="360" w:lineRule="auto"/>
        <w:jc w:val="both"/>
        <w:rPr>
          <w:rFonts w:eastAsia="MS Mincho" w:cs="David"/>
          <w:rtl/>
        </w:rPr>
      </w:pPr>
      <w:r>
        <w:rPr>
          <w:rFonts w:eastAsia="MS Mincho" w:cs="David"/>
          <w:noProof/>
          <w:rtl/>
        </w:rPr>
        <w:object w:dxaOrig="1440" w:dyaOrig="1440" w14:anchorId="41FCF962">
          <v:shape id="_x0000_s1508" type="#_x0000_t75" style="position:absolute;left:0;text-align:left;margin-left:123.4pt;margin-top:.6pt;width:96pt;height:31pt;z-index:251667456">
            <v:imagedata r:id="rId15" o:title=""/>
            <w10:wrap anchorx="page"/>
          </v:shape>
          <o:OLEObject Type="Embed" ProgID="Equation.DSMT4" ShapeID="_x0000_s1508" DrawAspect="Content" ObjectID="_1595660612" r:id="rId16"/>
        </w:object>
      </w:r>
    </w:p>
    <w:p w14:paraId="35F9CB4B" w14:textId="77777777" w:rsidR="00534D93" w:rsidRDefault="00534D93" w:rsidP="00534D93">
      <w:pPr>
        <w:rPr>
          <w:rFonts w:ascii="David" w:hAnsi="David" w:cs="David"/>
        </w:rPr>
      </w:pPr>
    </w:p>
    <w:p w14:paraId="489B82C2" w14:textId="77777777" w:rsidR="00534D93" w:rsidRDefault="00534D93" w:rsidP="00534D93">
      <w:pPr>
        <w:pStyle w:val="ListParagraph"/>
        <w:numPr>
          <w:ilvl w:val="0"/>
          <w:numId w:val="39"/>
        </w:numPr>
        <w:rPr>
          <w:rFonts w:ascii="David" w:hAnsi="David" w:cs="David"/>
        </w:rPr>
      </w:pPr>
      <w:r w:rsidRPr="00D40FEE">
        <w:rPr>
          <w:rFonts w:ascii="David" w:hAnsi="David" w:cs="David" w:hint="eastAsia"/>
          <w:rtl/>
        </w:rPr>
        <w:t>חבר</w:t>
      </w:r>
      <w:r w:rsidRPr="00D40FEE">
        <w:rPr>
          <w:rFonts w:ascii="David" w:hAnsi="David" w:cs="David"/>
          <w:rtl/>
        </w:rPr>
        <w:t xml:space="preserve"> את הכרטיס לסקופ בעזרת כבל מתאים השתמש בחיבור הלבן </w:t>
      </w:r>
    </w:p>
    <w:p w14:paraId="13E74606" w14:textId="2303464E" w:rsidR="00534D93" w:rsidRPr="0006039E" w:rsidRDefault="0006039E" w:rsidP="0006039E">
      <w:pPr>
        <w:spacing w:line="360" w:lineRule="auto"/>
        <w:jc w:val="both"/>
        <w:rPr>
          <w:rFonts w:eastAsia="MS Mincho" w:cs="David"/>
          <w:rtl/>
        </w:rPr>
      </w:pPr>
      <w:r w:rsidRPr="00904B39">
        <w:rPr>
          <w:rFonts w:eastAsia="MS Mincho" w:cs="David" w:hint="cs"/>
          <w:b/>
          <w:bCs/>
          <w:rtl/>
        </w:rPr>
        <w:lastRenderedPageBreak/>
        <w:t>שימו לב!</w:t>
      </w:r>
      <w:r>
        <w:rPr>
          <w:rFonts w:eastAsia="MS Mincho" w:cs="David" w:hint="cs"/>
          <w:rtl/>
        </w:rPr>
        <w:t xml:space="preserve"> במהלך הניסוי נשתמש רבות בכבל המחבר את יציאת ה</w:t>
      </w:r>
      <w:r>
        <w:rPr>
          <w:rFonts w:eastAsia="MS Mincho" w:cs="David"/>
        </w:rPr>
        <w:t>codec</w:t>
      </w:r>
      <w:r>
        <w:rPr>
          <w:rFonts w:eastAsia="MS Mincho" w:cs="David" w:hint="cs"/>
          <w:rtl/>
        </w:rPr>
        <w:t xml:space="preserve"> לסקופ, זהו הכבל המופי</w:t>
      </w:r>
      <w:r w:rsidR="00E91BB1">
        <w:rPr>
          <w:rFonts w:eastAsia="MS Mincho" w:cs="David" w:hint="cs"/>
          <w:rtl/>
        </w:rPr>
        <w:t>ע</w:t>
      </w:r>
      <w:r>
        <w:rPr>
          <w:rFonts w:eastAsia="MS Mincho" w:cs="David" w:hint="cs"/>
          <w:rtl/>
        </w:rPr>
        <w:t xml:space="preserve"> בתמונה הבאה. הכבל מחובר כך שיש לו 2 צדדים- צד אחד עם ראש</w:t>
      </w:r>
      <w:r w:rsidR="00F40A56">
        <w:rPr>
          <w:rFonts w:eastAsia="MS Mincho" w:cs="David" w:hint="cs"/>
          <w:rtl/>
        </w:rPr>
        <w:t xml:space="preserve"> </w:t>
      </w:r>
      <w:r>
        <w:rPr>
          <w:rFonts w:eastAsia="MS Mincho" w:cs="David" w:hint="cs"/>
          <w:rtl/>
        </w:rPr>
        <w:t xml:space="preserve">אחד וצד אחד עם 2 ראשים. בצד עם 2 הראשים הכבל מחובר כך שחוט שהקצה שלו אדום </w:t>
      </w:r>
      <w:r>
        <w:rPr>
          <w:rFonts w:eastAsia="MS Mincho" w:cs="David" w:hint="cs"/>
          <w:b/>
          <w:bCs/>
          <w:rtl/>
        </w:rPr>
        <w:t>מנותק</w:t>
      </w:r>
      <w:r>
        <w:rPr>
          <w:rFonts w:eastAsia="MS Mincho" w:cs="David" w:hint="cs"/>
          <w:rtl/>
        </w:rPr>
        <w:t xml:space="preserve"> ולכן בכל פעם שנרצה להשתמש בכבל זה נשתמש </w:t>
      </w:r>
      <w:r>
        <w:rPr>
          <w:rFonts w:eastAsia="MS Mincho" w:cs="David" w:hint="cs"/>
          <w:b/>
          <w:bCs/>
          <w:rtl/>
        </w:rPr>
        <w:t>רק בחיבור הלבן</w:t>
      </w:r>
      <w:r>
        <w:rPr>
          <w:rFonts w:eastAsia="MS Mincho" w:cs="David" w:hint="cs"/>
          <w:rtl/>
        </w:rPr>
        <w:t xml:space="preserve"> . אם נרצה 2 יציאות מכבל זה, נשתמש במפצל שישב על החיבור הלבן בלבד. (החיבור האדום לא נמצא בשימוש בכלל אצלנו).</w:t>
      </w:r>
    </w:p>
    <w:p w14:paraId="67C8FAB3" w14:textId="614CE6EB" w:rsidR="00355A9B" w:rsidRPr="00450461" w:rsidRDefault="00534D93" w:rsidP="00450461">
      <w:pPr>
        <w:spacing w:line="360" w:lineRule="auto"/>
        <w:ind w:left="90"/>
        <w:jc w:val="both"/>
        <w:rPr>
          <w:rFonts w:eastAsia="MS Mincho" w:cs="David"/>
        </w:rPr>
      </w:pPr>
      <w:r>
        <w:rPr>
          <w:noProof/>
        </w:rPr>
        <w:drawing>
          <wp:inline distT="0" distB="0" distL="0" distR="0" wp14:anchorId="2D7D955F" wp14:editId="45D81A6E">
            <wp:extent cx="1636395" cy="1221740"/>
            <wp:effectExtent l="0" t="0" r="1905" b="0"/>
            <wp:docPr id="17" name="Picture 17" descr="C:\Users\dudyb\AppData\Local\Microsoft\Windows\INetCache\Content.Word\צילום הכב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udyb\AppData\Local\Microsoft\Windows\INetCache\Content.Word\צילום הכבל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395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E5C01" w14:textId="77777777" w:rsidR="00534D93" w:rsidRDefault="00534D93" w:rsidP="00450461">
      <w:pPr>
        <w:pStyle w:val="Caption"/>
        <w:ind w:left="90"/>
        <w:jc w:val="both"/>
        <w:rPr>
          <w:rFonts w:eastAsia="MS Mincho" w:cs="David"/>
          <w:rtl/>
        </w:rPr>
      </w:pPr>
      <w:r>
        <w:t xml:space="preserve">SETUP SINUS GENERATOR </w:t>
      </w:r>
    </w:p>
    <w:p w14:paraId="6471D4BF" w14:textId="1FDCECAC" w:rsidR="00534D93" w:rsidRPr="00450461" w:rsidRDefault="0006039E" w:rsidP="00450461">
      <w:pPr>
        <w:spacing w:line="360" w:lineRule="auto"/>
        <w:ind w:left="90"/>
        <w:jc w:val="both"/>
        <w:rPr>
          <w:rFonts w:eastAsia="MS Mincho" w:cs="David"/>
          <w:rtl/>
        </w:rPr>
      </w:pPr>
      <w:r>
        <w:rPr>
          <w:rFonts w:eastAsia="MS Mincho" w:cs="David" w:hint="cs"/>
          <w:rtl/>
        </w:rPr>
        <w:t>יש לחבר את יציאת ה</w:t>
      </w:r>
      <w:r>
        <w:rPr>
          <w:rFonts w:eastAsia="MS Mincho" w:cs="David"/>
        </w:rPr>
        <w:t>codec</w:t>
      </w:r>
      <w:r>
        <w:rPr>
          <w:rFonts w:eastAsia="MS Mincho" w:cs="David" w:hint="cs"/>
          <w:rtl/>
        </w:rPr>
        <w:t xml:space="preserve"> הירוקה לאחד הערוצים של הסקופ, כמתואר בתרשים הבא:</w:t>
      </w:r>
    </w:p>
    <w:p w14:paraId="499501D9" w14:textId="2444823B" w:rsidR="009478E9" w:rsidRPr="00450461" w:rsidRDefault="009478E9" w:rsidP="00450461">
      <w:pPr>
        <w:spacing w:line="360" w:lineRule="auto"/>
        <w:ind w:left="360"/>
        <w:jc w:val="both"/>
        <w:rPr>
          <w:rFonts w:eastAsia="MS Mincho" w:cs="David"/>
          <w:rtl/>
        </w:rPr>
      </w:pPr>
      <w:r>
        <w:rPr>
          <w:noProof/>
        </w:rPr>
        <w:drawing>
          <wp:inline distT="0" distB="0" distL="0" distR="0" wp14:anchorId="7344E8CC" wp14:editId="35A3D25F">
            <wp:extent cx="4000500" cy="3590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setup_sinus_generator_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5B36" w14:textId="3772333A" w:rsidR="005E6D67" w:rsidRDefault="0006039E" w:rsidP="00B60DB3">
      <w:pPr>
        <w:pStyle w:val="ListParagraph"/>
        <w:numPr>
          <w:ilvl w:val="0"/>
          <w:numId w:val="41"/>
        </w:numPr>
        <w:spacing w:line="360" w:lineRule="auto"/>
        <w:jc w:val="both"/>
        <w:rPr>
          <w:rFonts w:eastAsia="MS Mincho" w:cs="David"/>
        </w:rPr>
      </w:pPr>
      <w:r>
        <w:rPr>
          <w:rFonts w:eastAsia="MS Mincho" w:cs="David" w:hint="cs"/>
          <w:rtl/>
        </w:rPr>
        <w:t xml:space="preserve">ניתן </w:t>
      </w:r>
      <w:r w:rsidR="005E6D67" w:rsidRPr="00450461">
        <w:rPr>
          <w:rFonts w:eastAsia="MS Mincho" w:cs="David"/>
          <w:rtl/>
        </w:rPr>
        <w:t xml:space="preserve">לשנות </w:t>
      </w:r>
      <w:r>
        <w:rPr>
          <w:rFonts w:eastAsia="MS Mincho" w:cs="David" w:hint="cs"/>
          <w:rtl/>
        </w:rPr>
        <w:t>את ה</w:t>
      </w:r>
      <w:r w:rsidR="005E6D67" w:rsidRPr="00450461">
        <w:rPr>
          <w:rFonts w:eastAsia="MS Mincho" w:cs="David"/>
          <w:rtl/>
        </w:rPr>
        <w:t xml:space="preserve">תדר ידי </w:t>
      </w:r>
      <w:r w:rsidR="005E6D67" w:rsidRPr="00450461">
        <w:rPr>
          <w:rFonts w:eastAsia="MS Mincho" w:cs="David"/>
        </w:rPr>
        <w:t>SW</w:t>
      </w:r>
      <w:r w:rsidR="007A61C6">
        <w:rPr>
          <w:rFonts w:eastAsia="MS Mincho" w:cs="David"/>
        </w:rPr>
        <w:t>2</w:t>
      </w:r>
      <w:r w:rsidR="005E6D67" w:rsidRPr="00450461">
        <w:rPr>
          <w:rFonts w:eastAsia="MS Mincho" w:cs="David"/>
        </w:rPr>
        <w:t>-SW</w:t>
      </w:r>
      <w:r w:rsidR="00B60DB3">
        <w:rPr>
          <w:rFonts w:eastAsia="MS Mincho" w:cs="David"/>
        </w:rPr>
        <w:t>5</w:t>
      </w:r>
      <w:r w:rsidR="005E6D67">
        <w:rPr>
          <w:rFonts w:eastAsia="MS Mincho" w:cs="David"/>
        </w:rPr>
        <w:t xml:space="preserve"> </w:t>
      </w:r>
      <w:r w:rsidR="005E6D67">
        <w:rPr>
          <w:rFonts w:eastAsia="MS Mincho" w:cs="David" w:hint="cs"/>
          <w:rtl/>
        </w:rPr>
        <w:t xml:space="preserve"> </w:t>
      </w:r>
      <w:r>
        <w:rPr>
          <w:rFonts w:eastAsia="MS Mincho" w:cs="David" w:hint="cs"/>
          <w:rtl/>
        </w:rPr>
        <w:t xml:space="preserve">. </w:t>
      </w:r>
      <w:r w:rsidR="005E6D67">
        <w:rPr>
          <w:rFonts w:eastAsia="MS Mincho" w:cs="David" w:hint="cs"/>
          <w:rtl/>
        </w:rPr>
        <w:t xml:space="preserve">קבע </w:t>
      </w:r>
      <w:r>
        <w:rPr>
          <w:rFonts w:eastAsia="MS Mincho" w:cs="David" w:hint="cs"/>
          <w:rtl/>
        </w:rPr>
        <w:t>את התדר ל</w:t>
      </w:r>
      <w:r w:rsidR="005E6D67">
        <w:rPr>
          <w:rFonts w:eastAsia="MS Mincho" w:cs="David" w:hint="cs"/>
          <w:rtl/>
        </w:rPr>
        <w:t xml:space="preserve"> </w:t>
      </w:r>
      <w:proofErr w:type="spellStart"/>
      <w:r>
        <w:rPr>
          <w:rFonts w:eastAsia="MS Mincho" w:cs="David"/>
        </w:rPr>
        <w:t>Khz</w:t>
      </w:r>
      <w:proofErr w:type="spellEnd"/>
      <w:r>
        <w:rPr>
          <w:rFonts w:eastAsia="MS Mincho" w:cs="David" w:hint="cs"/>
          <w:rtl/>
        </w:rPr>
        <w:t>1</w:t>
      </w:r>
    </w:p>
    <w:p w14:paraId="14229890" w14:textId="18A5D61E" w:rsidR="005E6D67" w:rsidRDefault="005E6D67" w:rsidP="00450461">
      <w:pPr>
        <w:pStyle w:val="ListParagraph"/>
        <w:numPr>
          <w:ilvl w:val="0"/>
          <w:numId w:val="41"/>
        </w:numPr>
        <w:spacing w:line="360" w:lineRule="auto"/>
        <w:jc w:val="both"/>
        <w:rPr>
          <w:rFonts w:eastAsia="MS Mincho" w:cs="David"/>
        </w:rPr>
      </w:pPr>
      <w:r>
        <w:rPr>
          <w:rFonts w:eastAsia="MS Mincho" w:cs="David" w:hint="cs"/>
          <w:rtl/>
        </w:rPr>
        <w:t>בסקופ צריכים לראות גל סינוס</w:t>
      </w:r>
      <w:r w:rsidR="0006039E">
        <w:rPr>
          <w:rFonts w:eastAsia="MS Mincho" w:cs="David" w:hint="cs"/>
          <w:rtl/>
        </w:rPr>
        <w:t>.</w:t>
      </w:r>
      <w:r>
        <w:rPr>
          <w:rFonts w:eastAsia="MS Mincho" w:cs="David" w:hint="cs"/>
          <w:rtl/>
        </w:rPr>
        <w:t xml:space="preserve"> לחילופין ניתן לשמוע את הצליל באוזניות</w:t>
      </w:r>
      <w:r w:rsidR="0006039E">
        <w:rPr>
          <w:rFonts w:eastAsia="MS Mincho" w:cs="David" w:hint="cs"/>
          <w:rtl/>
        </w:rPr>
        <w:t>, על ידי חיבור האוזניות ליציאת ה</w:t>
      </w:r>
      <w:r w:rsidR="0006039E">
        <w:rPr>
          <w:rFonts w:eastAsia="MS Mincho" w:cs="David"/>
        </w:rPr>
        <w:t>codec</w:t>
      </w:r>
      <w:r w:rsidR="0006039E">
        <w:rPr>
          <w:rFonts w:eastAsia="MS Mincho" w:cs="David" w:hint="cs"/>
          <w:rtl/>
        </w:rPr>
        <w:t xml:space="preserve"> הירוקה.</w:t>
      </w:r>
    </w:p>
    <w:p w14:paraId="19E65D3B" w14:textId="7D864E64" w:rsidR="005E6D67" w:rsidRPr="00450461" w:rsidRDefault="0006039E" w:rsidP="0006039E">
      <w:pPr>
        <w:pStyle w:val="ListParagraph"/>
        <w:numPr>
          <w:ilvl w:val="0"/>
          <w:numId w:val="41"/>
        </w:numPr>
        <w:spacing w:line="360" w:lineRule="auto"/>
        <w:jc w:val="both"/>
        <w:rPr>
          <w:rFonts w:eastAsia="MS Mincho" w:cs="David"/>
          <w:rtl/>
        </w:rPr>
      </w:pPr>
      <w:r>
        <w:rPr>
          <w:rFonts w:eastAsia="MS Mincho" w:cs="David" w:hint="cs"/>
          <w:rtl/>
        </w:rPr>
        <w:t xml:space="preserve">כעת, </w:t>
      </w:r>
      <w:r w:rsidR="005E6D67">
        <w:rPr>
          <w:rFonts w:eastAsia="MS Mincho" w:cs="David" w:hint="cs"/>
          <w:rtl/>
        </w:rPr>
        <w:t xml:space="preserve">שנה </w:t>
      </w:r>
      <w:r>
        <w:rPr>
          <w:rFonts w:eastAsia="MS Mincho" w:cs="David" w:hint="cs"/>
          <w:rtl/>
        </w:rPr>
        <w:t>ל</w:t>
      </w:r>
      <w:r w:rsidR="005E6D67">
        <w:rPr>
          <w:rFonts w:eastAsia="MS Mincho" w:cs="David" w:hint="cs"/>
          <w:rtl/>
        </w:rPr>
        <w:t>תדר קרוב ל</w:t>
      </w:r>
      <w:proofErr w:type="spellStart"/>
      <w:r w:rsidR="005E6D67">
        <w:rPr>
          <w:rFonts w:eastAsia="MS Mincho" w:cs="David"/>
        </w:rPr>
        <w:t>hZ</w:t>
      </w:r>
      <w:proofErr w:type="spellEnd"/>
      <w:r>
        <w:rPr>
          <w:rFonts w:eastAsia="MS Mincho" w:cs="David" w:hint="cs"/>
          <w:rtl/>
        </w:rPr>
        <w:t>500</w:t>
      </w:r>
      <w:r w:rsidR="005E6D67">
        <w:rPr>
          <w:rFonts w:eastAsia="MS Mincho" w:cs="David" w:hint="cs"/>
          <w:rtl/>
        </w:rPr>
        <w:t xml:space="preserve"> ,האם ישהבדל בצליל? מדוע?</w:t>
      </w:r>
    </w:p>
    <w:p w14:paraId="0012ABA0" w14:textId="4AD3E153" w:rsidR="00C06F26" w:rsidRDefault="00C06F26" w:rsidP="00C06F26">
      <w:pPr>
        <w:keepNext/>
        <w:spacing w:line="360" w:lineRule="auto"/>
        <w:jc w:val="both"/>
      </w:pPr>
    </w:p>
    <w:p w14:paraId="45AF9C9D" w14:textId="77777777" w:rsidR="00214BA8" w:rsidRDefault="00214BA8">
      <w:pPr>
        <w:bidi w:val="0"/>
        <w:rPr>
          <w:b/>
          <w:bCs/>
        </w:rPr>
      </w:pPr>
      <w:r>
        <w:br w:type="page"/>
      </w:r>
    </w:p>
    <w:p w14:paraId="6869BE5F" w14:textId="5EDD84C4" w:rsidR="00F4216A" w:rsidRPr="00F4216A" w:rsidRDefault="00F4216A" w:rsidP="00F4216A">
      <w:pPr>
        <w:rPr>
          <w:rFonts w:ascii="David" w:hAnsi="David" w:cs="David"/>
          <w:rtl/>
        </w:rPr>
      </w:pPr>
    </w:p>
    <w:p w14:paraId="092868EA" w14:textId="190D63F5" w:rsidR="005140B2" w:rsidRPr="00D40FEE" w:rsidRDefault="005140B2" w:rsidP="00D40FEE">
      <w:pPr>
        <w:rPr>
          <w:rFonts w:ascii="David" w:hAnsi="David" w:cs="David"/>
          <w:rtl/>
        </w:rPr>
      </w:pPr>
      <w:r w:rsidRPr="00D40FEE">
        <w:rPr>
          <w:rFonts w:ascii="David" w:hAnsi="David" w:cs="David"/>
          <w:rtl/>
        </w:rPr>
        <w:t>הצג את תמונת המסך של</w:t>
      </w:r>
      <w:r w:rsidR="003734C9" w:rsidRPr="00D40FEE">
        <w:rPr>
          <w:rFonts w:ascii="David" w:hAnsi="David" w:cs="David" w:hint="cs"/>
          <w:rtl/>
        </w:rPr>
        <w:t xml:space="preserve"> ה</w:t>
      </w:r>
      <w:r w:rsidRPr="00D40FEE">
        <w:rPr>
          <w:rFonts w:ascii="David" w:hAnsi="David" w:cs="David"/>
          <w:rtl/>
        </w:rPr>
        <w:t xml:space="preserve">סקופ. </w:t>
      </w:r>
    </w:p>
    <w:p w14:paraId="6E4D8909" w14:textId="77777777" w:rsidR="005140B2" w:rsidRPr="0011046A" w:rsidRDefault="005140B2" w:rsidP="005140B2">
      <w:pPr>
        <w:rPr>
          <w:color w:val="00B050"/>
          <w:rtl/>
        </w:rPr>
      </w:pPr>
    </w:p>
    <w:p w14:paraId="6807465B" w14:textId="77777777" w:rsidR="00D30C64" w:rsidRDefault="00D30C64" w:rsidP="005140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</w:p>
    <w:p w14:paraId="2F8F08AB" w14:textId="4D5F70E9" w:rsidR="005140B2" w:rsidRPr="00D30C64" w:rsidRDefault="005140B2" w:rsidP="00D30C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40"/>
          <w:szCs w:val="40"/>
          <w:rtl/>
        </w:rPr>
      </w:pPr>
      <w:r w:rsidRPr="00D30C64">
        <w:rPr>
          <w:rFonts w:hint="cs"/>
          <w:sz w:val="40"/>
          <w:szCs w:val="40"/>
          <w:rtl/>
        </w:rPr>
        <w:t>ה</w:t>
      </w:r>
      <w:r w:rsidRPr="00D30C64">
        <w:rPr>
          <w:sz w:val="40"/>
          <w:szCs w:val="40"/>
          <w:rtl/>
        </w:rPr>
        <w:t>חלף בתמונת מסך</w:t>
      </w:r>
      <w:r w:rsidR="00D30C64">
        <w:rPr>
          <w:rFonts w:hint="cs"/>
          <w:sz w:val="40"/>
          <w:szCs w:val="40"/>
          <w:rtl/>
        </w:rPr>
        <w:t xml:space="preserve"> הסקופ</w:t>
      </w:r>
    </w:p>
    <w:p w14:paraId="7A301DC6" w14:textId="77777777" w:rsidR="00D30C64" w:rsidRPr="00A31658" w:rsidRDefault="00D30C64" w:rsidP="005140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</w:p>
    <w:p w14:paraId="643A0E1A" w14:textId="77777777" w:rsidR="005140B2" w:rsidRPr="0011046A" w:rsidRDefault="005140B2" w:rsidP="005140B2">
      <w:pPr>
        <w:rPr>
          <w:color w:val="00B050"/>
          <w:rtl/>
        </w:rPr>
      </w:pPr>
    </w:p>
    <w:p w14:paraId="02A445B0" w14:textId="77777777" w:rsidR="00ED08AA" w:rsidRPr="00D40FEE" w:rsidRDefault="00ED08AA" w:rsidP="00ED08AA">
      <w:pPr>
        <w:pStyle w:val="ListParagraph"/>
        <w:numPr>
          <w:ilvl w:val="0"/>
          <w:numId w:val="39"/>
        </w:numPr>
        <w:rPr>
          <w:rFonts w:ascii="David" w:hAnsi="David" w:cs="David"/>
        </w:rPr>
      </w:pPr>
      <w:bookmarkStart w:id="70" w:name="_Toc477184602"/>
      <w:r w:rsidRPr="00D40FEE">
        <w:rPr>
          <w:rFonts w:ascii="David" w:hAnsi="David" w:cs="David"/>
          <w:rtl/>
        </w:rPr>
        <w:t xml:space="preserve">שנה  את תדר גל </w:t>
      </w:r>
      <w:r>
        <w:rPr>
          <w:rFonts w:ascii="David" w:hAnsi="David" w:cs="David" w:hint="cs"/>
          <w:rtl/>
        </w:rPr>
        <w:t>ה</w:t>
      </w:r>
      <w:r w:rsidRPr="00D40FEE">
        <w:rPr>
          <w:rFonts w:ascii="David" w:hAnsi="David" w:cs="David"/>
          <w:rtl/>
        </w:rPr>
        <w:t>סינוס</w:t>
      </w:r>
      <w:r>
        <w:rPr>
          <w:rFonts w:ascii="David" w:hAnsi="David" w:cs="David" w:hint="cs"/>
          <w:rtl/>
        </w:rPr>
        <w:t xml:space="preserve"> לכ-</w:t>
      </w:r>
      <w:r w:rsidRPr="00D40FEE">
        <w:rPr>
          <w:rFonts w:ascii="David" w:hAnsi="David" w:cs="David"/>
          <w:rtl/>
        </w:rPr>
        <w:t xml:space="preserve"> </w:t>
      </w:r>
      <w:r w:rsidRPr="00D40FEE">
        <w:rPr>
          <w:rFonts w:ascii="David" w:hAnsi="David" w:cs="David"/>
        </w:rPr>
        <w:t>200</w:t>
      </w:r>
      <w:r w:rsidRPr="00D40FEE">
        <w:rPr>
          <w:rFonts w:ascii="David" w:hAnsi="David" w:cs="David" w:hint="cs"/>
          <w:rtl/>
        </w:rPr>
        <w:t xml:space="preserve"> </w:t>
      </w:r>
      <w:proofErr w:type="spellStart"/>
      <w:r w:rsidRPr="00D40FEE">
        <w:rPr>
          <w:rFonts w:ascii="David" w:hAnsi="David" w:cs="David"/>
        </w:rPr>
        <w:t>hZ</w:t>
      </w:r>
      <w:bookmarkEnd w:id="70"/>
      <w:proofErr w:type="spellEnd"/>
    </w:p>
    <w:p w14:paraId="35C373B6" w14:textId="77777777" w:rsidR="005140B2" w:rsidRPr="00D40FEE" w:rsidRDefault="005140B2" w:rsidP="00D40FEE">
      <w:pPr>
        <w:pStyle w:val="ListParagraph"/>
        <w:numPr>
          <w:ilvl w:val="0"/>
          <w:numId w:val="39"/>
        </w:numPr>
        <w:rPr>
          <w:rFonts w:ascii="David" w:hAnsi="David" w:cs="David"/>
          <w:rtl/>
        </w:rPr>
      </w:pPr>
      <w:r w:rsidRPr="00D40FEE">
        <w:rPr>
          <w:rFonts w:ascii="David" w:hAnsi="David" w:cs="David"/>
          <w:rtl/>
        </w:rPr>
        <w:t>האם יש הבדל בצליל? מדוע?</w:t>
      </w:r>
    </w:p>
    <w:p w14:paraId="263ACF6E" w14:textId="77777777" w:rsidR="005140B2" w:rsidRPr="00A31658" w:rsidRDefault="005140B2" w:rsidP="005140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MS Mincho"/>
          <w:rtl/>
        </w:rPr>
      </w:pPr>
      <w:r w:rsidRPr="00A31658">
        <w:rPr>
          <w:rFonts w:eastAsia="MS Mincho"/>
          <w:rtl/>
        </w:rPr>
        <w:t>תשובה</w:t>
      </w:r>
      <w:r w:rsidRPr="00A31658">
        <w:rPr>
          <w:rFonts w:eastAsia="MS Mincho" w:hint="cs"/>
          <w:rtl/>
        </w:rPr>
        <w:t>:</w:t>
      </w:r>
    </w:p>
    <w:p w14:paraId="39347F49" w14:textId="77777777" w:rsidR="005140B2" w:rsidRPr="00A31658" w:rsidRDefault="005140B2" w:rsidP="005140B2"/>
    <w:p w14:paraId="0080FA46" w14:textId="77777777" w:rsidR="00D30C64" w:rsidRDefault="00D30C64" w:rsidP="00D30C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</w:p>
    <w:p w14:paraId="6F0DF292" w14:textId="77777777" w:rsidR="00D30C64" w:rsidRPr="00D30C64" w:rsidRDefault="00D30C64" w:rsidP="00D30C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40"/>
          <w:szCs w:val="40"/>
          <w:rtl/>
        </w:rPr>
      </w:pPr>
      <w:r w:rsidRPr="00D30C64">
        <w:rPr>
          <w:rFonts w:hint="cs"/>
          <w:sz w:val="40"/>
          <w:szCs w:val="40"/>
          <w:rtl/>
        </w:rPr>
        <w:t>ה</w:t>
      </w:r>
      <w:r w:rsidRPr="00D30C64">
        <w:rPr>
          <w:sz w:val="40"/>
          <w:szCs w:val="40"/>
          <w:rtl/>
        </w:rPr>
        <w:t>חלף בתמונת מסך</w:t>
      </w:r>
      <w:r>
        <w:rPr>
          <w:rFonts w:hint="cs"/>
          <w:sz w:val="40"/>
          <w:szCs w:val="40"/>
          <w:rtl/>
        </w:rPr>
        <w:t xml:space="preserve"> הסקופ</w:t>
      </w:r>
    </w:p>
    <w:p w14:paraId="051FAC27" w14:textId="77777777" w:rsidR="00D30C64" w:rsidRPr="00A31658" w:rsidRDefault="00D30C64" w:rsidP="00D30C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</w:p>
    <w:p w14:paraId="6617C6B7" w14:textId="77777777" w:rsidR="005140B2" w:rsidRPr="00A31658" w:rsidRDefault="005140B2" w:rsidP="005140B2">
      <w:pPr>
        <w:bidi w:val="0"/>
        <w:rPr>
          <w:rFonts w:eastAsia="MS Mincho"/>
        </w:rPr>
      </w:pPr>
    </w:p>
    <w:p w14:paraId="0F4C002B" w14:textId="2FC4D032" w:rsidR="005140B2" w:rsidRPr="009A2CC9" w:rsidRDefault="005140B2" w:rsidP="009A2CC9">
      <w:pPr>
        <w:pStyle w:val="Heading1"/>
        <w:spacing w:line="360" w:lineRule="auto"/>
        <w:jc w:val="both"/>
        <w:rPr>
          <w:sz w:val="28"/>
          <w:rtl/>
        </w:rPr>
      </w:pPr>
      <w:bookmarkStart w:id="71" w:name="_Toc520125327"/>
      <w:r w:rsidRPr="009A2CC9">
        <w:rPr>
          <w:rFonts w:hint="cs"/>
          <w:sz w:val="28"/>
          <w:rtl/>
        </w:rPr>
        <w:t>יצירת פונקציה באמצעות טבלה</w:t>
      </w:r>
      <w:bookmarkEnd w:id="71"/>
      <w:r w:rsidRPr="009A2CC9">
        <w:rPr>
          <w:rFonts w:hint="cs"/>
          <w:sz w:val="28"/>
          <w:rtl/>
        </w:rPr>
        <w:t xml:space="preserve"> </w:t>
      </w:r>
    </w:p>
    <w:p w14:paraId="65FB6F97" w14:textId="459706E6" w:rsidR="005140B2" w:rsidRDefault="005140B2" w:rsidP="00FD5C60">
      <w:pPr>
        <w:spacing w:line="360" w:lineRule="auto"/>
        <w:jc w:val="both"/>
        <w:rPr>
          <w:rFonts w:eastAsia="MS Mincho" w:cs="David"/>
          <w:rtl/>
        </w:rPr>
      </w:pPr>
      <w:r>
        <w:rPr>
          <w:rFonts w:eastAsia="MS Mincho" w:cs="David" w:hint="cs"/>
          <w:rtl/>
        </w:rPr>
        <w:t xml:space="preserve">הוסף את הקובץ שהכנת בבית לפרויקט וצור ממנו סימבול גרפי. החלף את המודול </w:t>
      </w:r>
      <w:proofErr w:type="spellStart"/>
      <w:r w:rsidRPr="00451EB3">
        <w:rPr>
          <w:rFonts w:eastAsia="MS Mincho" w:cs="David"/>
          <w:i/>
          <w:iCs/>
        </w:rPr>
        <w:t>SinTable</w:t>
      </w:r>
      <w:proofErr w:type="spellEnd"/>
      <w:r w:rsidRPr="00451EB3">
        <w:rPr>
          <w:rFonts w:eastAsia="MS Mincho" w:cs="David" w:hint="cs"/>
          <w:rtl/>
        </w:rPr>
        <w:t xml:space="preserve">  </w:t>
      </w:r>
      <w:r>
        <w:rPr>
          <w:rFonts w:eastAsia="MS Mincho" w:cs="David" w:hint="cs"/>
          <w:rtl/>
        </w:rPr>
        <w:t xml:space="preserve">בקובץ מעבודת ההכנה </w:t>
      </w:r>
      <w:r w:rsidR="00FD5C60">
        <w:rPr>
          <w:rFonts w:eastAsia="MS Mincho" w:cs="David" w:hint="cs"/>
          <w:rtl/>
        </w:rPr>
        <w:t xml:space="preserve">- </w:t>
      </w:r>
      <w:proofErr w:type="spellStart"/>
      <w:r w:rsidR="00A24F7D">
        <w:rPr>
          <w:rFonts w:eastAsia="MS Mincho" w:cs="David"/>
        </w:rPr>
        <w:t>SquareTable</w:t>
      </w:r>
      <w:proofErr w:type="spellEnd"/>
      <w:r>
        <w:rPr>
          <w:rFonts w:eastAsia="MS Mincho" w:cs="David" w:hint="cs"/>
          <w:rtl/>
        </w:rPr>
        <w:t xml:space="preserve">.  הצג את תמונת האות על מסך הסקופ ודגום אותה לדו"ח. </w:t>
      </w:r>
    </w:p>
    <w:p w14:paraId="424CD743" w14:textId="77777777" w:rsidR="005140B2" w:rsidRDefault="005140B2" w:rsidP="005140B2">
      <w:pPr>
        <w:spacing w:line="360" w:lineRule="auto"/>
        <w:jc w:val="both"/>
        <w:rPr>
          <w:rFonts w:eastAsia="MS Mincho" w:cs="David"/>
          <w:rtl/>
        </w:rPr>
      </w:pPr>
    </w:p>
    <w:p w14:paraId="18EB0CAB" w14:textId="77777777" w:rsidR="005140B2" w:rsidRDefault="005140B2" w:rsidP="005140B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tl/>
        </w:rPr>
      </w:pPr>
      <w:r>
        <w:rPr>
          <w:rFonts w:ascii="Arial Black"/>
          <w:color w:val="000000"/>
          <w:sz w:val="72"/>
          <w:szCs w:val="72"/>
          <w:rtl/>
        </w:rPr>
        <w:t>החלף בתמונת מסך</w:t>
      </w:r>
    </w:p>
    <w:p w14:paraId="0C51C21C" w14:textId="77777777" w:rsidR="005140B2" w:rsidRDefault="005140B2" w:rsidP="005140B2">
      <w:pPr>
        <w:spacing w:line="360" w:lineRule="auto"/>
        <w:jc w:val="both"/>
        <w:rPr>
          <w:rFonts w:eastAsia="MS Mincho" w:cs="David"/>
          <w:rtl/>
        </w:rPr>
      </w:pPr>
    </w:p>
    <w:p w14:paraId="7AB193AB" w14:textId="77777777" w:rsidR="005140B2" w:rsidRDefault="005140B2" w:rsidP="005140B2">
      <w:pPr>
        <w:spacing w:line="360" w:lineRule="auto"/>
        <w:jc w:val="center"/>
        <w:rPr>
          <w:rFonts w:eastAsia="MS Mincho" w:cs="David"/>
          <w:rtl/>
        </w:rPr>
      </w:pPr>
    </w:p>
    <w:p w14:paraId="2601A415" w14:textId="77777777" w:rsidR="005140B2" w:rsidRDefault="005140B2" w:rsidP="005140B2">
      <w:pPr>
        <w:spacing w:line="360" w:lineRule="auto"/>
        <w:jc w:val="both"/>
        <w:rPr>
          <w:rFonts w:eastAsia="MS Mincho" w:cs="David"/>
          <w:rtl/>
        </w:rPr>
      </w:pPr>
    </w:p>
    <w:p w14:paraId="280077BF" w14:textId="77777777" w:rsidR="005140B2" w:rsidRDefault="005140B2" w:rsidP="005140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b/>
          <w:bCs/>
          <w:i/>
          <w:iCs/>
          <w:rtl/>
        </w:rPr>
      </w:pPr>
      <w:r w:rsidRPr="00B30CBC">
        <w:rPr>
          <w:rFonts w:hint="cs"/>
          <w:b/>
          <w:bCs/>
          <w:i/>
          <w:iCs/>
          <w:rtl/>
        </w:rPr>
        <w:t>קרא למדריך, רשום את השעה בה הוא ראה את המעגל:</w:t>
      </w:r>
      <w:r w:rsidRPr="00B30CBC">
        <w:rPr>
          <w:rFonts w:hint="cs"/>
          <w:b/>
          <w:bCs/>
          <w:i/>
          <w:iCs/>
          <w:bdr w:val="single" w:sz="4" w:space="0" w:color="auto"/>
          <w:rtl/>
        </w:rPr>
        <w:t xml:space="preserve"> </w:t>
      </w:r>
      <w:r w:rsidRPr="00B30CBC">
        <w:rPr>
          <w:b/>
          <w:bCs/>
          <w:i/>
          <w:iCs/>
          <w:bdr w:val="single" w:sz="4" w:space="0" w:color="auto"/>
          <w:rtl/>
        </w:rPr>
        <w:t xml:space="preserve"> </w:t>
      </w:r>
    </w:p>
    <w:p w14:paraId="34FEA41E" w14:textId="77777777" w:rsidR="005140B2" w:rsidRDefault="005140B2" w:rsidP="005140B2">
      <w:pPr>
        <w:spacing w:line="360" w:lineRule="auto"/>
        <w:jc w:val="both"/>
        <w:rPr>
          <w:rFonts w:eastAsia="MS Mincho" w:cs="David"/>
          <w:rtl/>
        </w:rPr>
      </w:pPr>
    </w:p>
    <w:p w14:paraId="2DA7FF7E" w14:textId="77777777" w:rsidR="00953FAD" w:rsidRDefault="00953FAD">
      <w:pPr>
        <w:bidi w:val="0"/>
        <w:rPr>
          <w:rFonts w:ascii="Arial" w:hAnsi="Arial"/>
          <w:b/>
          <w:bCs/>
          <w:kern w:val="32"/>
          <w:sz w:val="32"/>
          <w:szCs w:val="32"/>
          <w:rtl/>
        </w:rPr>
      </w:pPr>
      <w:r>
        <w:rPr>
          <w:rtl/>
        </w:rPr>
        <w:br w:type="page"/>
      </w:r>
    </w:p>
    <w:p w14:paraId="7901F1EB" w14:textId="3B4DAB0E" w:rsidR="006F4466" w:rsidRPr="00240342" w:rsidRDefault="001F3CE9" w:rsidP="00953FAD">
      <w:pPr>
        <w:pStyle w:val="Heading1"/>
        <w:rPr>
          <w:rFonts w:cs="David"/>
          <w:rtl/>
        </w:rPr>
      </w:pPr>
      <w:bookmarkStart w:id="72" w:name="_Toc520125328"/>
      <w:r w:rsidRPr="00240342">
        <w:rPr>
          <w:rFonts w:hint="cs"/>
          <w:rtl/>
        </w:rPr>
        <w:lastRenderedPageBreak/>
        <w:t>מעגל הופ</w:t>
      </w:r>
      <w:r w:rsidRPr="000E44B9">
        <w:rPr>
          <w:rStyle w:val="Heading1Char"/>
          <w:rFonts w:hint="cs"/>
          <w:rtl/>
        </w:rPr>
        <w:t>ך</w:t>
      </w:r>
      <w:r w:rsidRPr="00240342">
        <w:rPr>
          <w:rFonts w:hint="cs"/>
          <w:rtl/>
        </w:rPr>
        <w:t xml:space="preserve"> מופע</w:t>
      </w:r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r w:rsidR="000B789A" w:rsidRPr="000B789A">
        <w:rPr>
          <w:rFonts w:hint="cs"/>
          <w:rtl/>
        </w:rPr>
        <w:t>, מיישר חצי גל וגל שלם</w:t>
      </w:r>
      <w:bookmarkEnd w:id="72"/>
      <w:r w:rsidR="00AC4BC1" w:rsidRPr="00240342">
        <w:rPr>
          <w:rFonts w:hint="cs"/>
          <w:rtl/>
        </w:rPr>
        <w:t xml:space="preserve"> </w:t>
      </w:r>
    </w:p>
    <w:p w14:paraId="5AAAB523" w14:textId="48A6A45D" w:rsidR="003A33C8" w:rsidRDefault="00FD5C60" w:rsidP="00D30C64">
      <w:pPr>
        <w:spacing w:line="360" w:lineRule="auto"/>
        <w:jc w:val="both"/>
        <w:rPr>
          <w:rFonts w:cs="David"/>
          <w:rtl/>
        </w:rPr>
      </w:pPr>
      <w:r>
        <w:rPr>
          <w:rFonts w:cs="David" w:hint="cs"/>
          <w:rtl/>
        </w:rPr>
        <w:t>בסעיף זה נ</w:t>
      </w:r>
      <w:r w:rsidR="00706FDC">
        <w:rPr>
          <w:rFonts w:cs="David" w:hint="cs"/>
          <w:rtl/>
        </w:rPr>
        <w:t>ממש בצורה ספרתית</w:t>
      </w:r>
      <w:r w:rsidR="000B789A">
        <w:rPr>
          <w:rFonts w:cs="David" w:hint="cs"/>
          <w:rtl/>
        </w:rPr>
        <w:t xml:space="preserve"> </w:t>
      </w:r>
      <w:r w:rsidR="00D30C64">
        <w:rPr>
          <w:rFonts w:cs="David" w:hint="cs"/>
          <w:rtl/>
        </w:rPr>
        <w:t>את ה</w:t>
      </w:r>
      <w:r w:rsidR="000B789A">
        <w:rPr>
          <w:rFonts w:cs="David" w:hint="cs"/>
          <w:rtl/>
        </w:rPr>
        <w:t xml:space="preserve">מעגל שיכול לבצע כל אחת </w:t>
      </w:r>
      <w:r w:rsidR="00D30C64">
        <w:rPr>
          <w:rFonts w:cs="David" w:hint="cs"/>
          <w:rtl/>
        </w:rPr>
        <w:t xml:space="preserve">ואחת </w:t>
      </w:r>
      <w:r w:rsidR="000B789A">
        <w:rPr>
          <w:rFonts w:cs="David" w:hint="cs"/>
          <w:rtl/>
        </w:rPr>
        <w:t xml:space="preserve">מהפעולות של המעגלים </w:t>
      </w:r>
      <w:r w:rsidR="007C4ED4">
        <w:rPr>
          <w:rFonts w:cs="David" w:hint="cs"/>
          <w:rtl/>
        </w:rPr>
        <w:t xml:space="preserve">שתוכננו בעבודת ההכנה  </w:t>
      </w:r>
      <w:r w:rsidR="000B789A">
        <w:rPr>
          <w:rFonts w:cs="David" w:hint="cs"/>
          <w:rtl/>
        </w:rPr>
        <w:t>ע"י בחירת אופן ההפעלה המתאים</w:t>
      </w:r>
      <w:r w:rsidR="00706FDC">
        <w:rPr>
          <w:rFonts w:cs="David" w:hint="cs"/>
          <w:rtl/>
        </w:rPr>
        <w:t>.</w:t>
      </w:r>
    </w:p>
    <w:p w14:paraId="7B3E5CD2" w14:textId="15916DAF" w:rsidR="002B53BD" w:rsidRDefault="00101DE1" w:rsidP="00D30C64">
      <w:pPr>
        <w:pStyle w:val="Caption"/>
      </w:pPr>
      <w:r w:rsidRPr="00101DE1">
        <w:rPr>
          <w:noProof/>
        </w:rPr>
        <w:t xml:space="preserve"> </w:t>
      </w:r>
      <w:r w:rsidR="00D66E70">
        <w:t xml:space="preserve">SETUP </w:t>
      </w:r>
      <w:r w:rsidR="00D30C64">
        <w:t xml:space="preserve">for </w:t>
      </w:r>
      <w:r w:rsidR="00D66E70">
        <w:t>DATA CONVERSION</w:t>
      </w:r>
    </w:p>
    <w:p w14:paraId="02B1CD1B" w14:textId="46BBCD99" w:rsidR="002B53BD" w:rsidRPr="00450461" w:rsidRDefault="005E32C0" w:rsidP="00450461">
      <w:r>
        <w:rPr>
          <w:noProof/>
        </w:rPr>
        <w:drawing>
          <wp:inline distT="0" distB="0" distL="0" distR="0" wp14:anchorId="2DCB3003" wp14:editId="02171D10">
            <wp:extent cx="5274310" cy="494411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1E13" w14:textId="0A871507" w:rsidR="00B828FC" w:rsidRDefault="00D66E70" w:rsidP="00D30C64">
      <w:pPr>
        <w:pStyle w:val="Caption"/>
      </w:pPr>
      <w:r>
        <w:t xml:space="preserve"> </w:t>
      </w:r>
    </w:p>
    <w:p w14:paraId="5D128CF5" w14:textId="77777777" w:rsidR="002B53BD" w:rsidRPr="00450461" w:rsidRDefault="002B53BD" w:rsidP="00450461"/>
    <w:p w14:paraId="7BF3596C" w14:textId="1B43D968" w:rsidR="002B53BD" w:rsidRDefault="002B53BD" w:rsidP="00450461"/>
    <w:p w14:paraId="14F829F3" w14:textId="23221C12" w:rsidR="002B53BD" w:rsidRPr="00450461" w:rsidRDefault="002B53BD" w:rsidP="00450461"/>
    <w:p w14:paraId="5A7175AB" w14:textId="0D139AD9" w:rsidR="00863534" w:rsidRDefault="00863534" w:rsidP="00863534">
      <w:pPr>
        <w:pStyle w:val="Heading2"/>
        <w:numPr>
          <w:ilvl w:val="0"/>
          <w:numId w:val="0"/>
        </w:numPr>
      </w:pPr>
    </w:p>
    <w:p w14:paraId="20956F51" w14:textId="3F071141" w:rsidR="00863534" w:rsidRDefault="00E70D1B" w:rsidP="00564B78">
      <w:r>
        <w:rPr>
          <w:noProof/>
        </w:rPr>
        <w:drawing>
          <wp:inline distT="0" distB="0" distL="0" distR="0" wp14:anchorId="0D2DCF05" wp14:editId="1BD2FC6F">
            <wp:extent cx="5274310" cy="15582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1C82" w14:textId="77777777" w:rsidR="00863534" w:rsidRDefault="00863534" w:rsidP="00863534">
      <w:pPr>
        <w:pStyle w:val="Heading2"/>
        <w:numPr>
          <w:ilvl w:val="0"/>
          <w:numId w:val="0"/>
        </w:numPr>
      </w:pPr>
    </w:p>
    <w:p w14:paraId="351CCA98" w14:textId="0658EA8A" w:rsidR="00006BD7" w:rsidRDefault="00006BD7" w:rsidP="000E44B9">
      <w:pPr>
        <w:pStyle w:val="Heading2"/>
        <w:rPr>
          <w:rtl/>
        </w:rPr>
      </w:pPr>
      <w:bookmarkStart w:id="73" w:name="_Toc520125329"/>
      <w:r w:rsidRPr="00006BD7">
        <w:rPr>
          <w:rFonts w:hint="cs"/>
          <w:rtl/>
        </w:rPr>
        <w:t>הכנה להורדת התכן לכרטיס</w:t>
      </w:r>
      <w:bookmarkEnd w:id="73"/>
    </w:p>
    <w:p w14:paraId="2C94F1E7" w14:textId="77777777" w:rsidR="005140B2" w:rsidRPr="0011046A" w:rsidRDefault="005140B2" w:rsidP="005140B2">
      <w:pPr>
        <w:rPr>
          <w:rFonts w:eastAsia="MS Mincho"/>
          <w:color w:val="00B050"/>
          <w:rtl/>
        </w:rPr>
      </w:pPr>
    </w:p>
    <w:p w14:paraId="6910E5BC" w14:textId="77777777" w:rsidR="005140B2" w:rsidRPr="0011046A" w:rsidRDefault="005140B2" w:rsidP="005140B2">
      <w:pPr>
        <w:rPr>
          <w:rFonts w:eastAsia="MS Mincho"/>
          <w:color w:val="00B050"/>
        </w:rPr>
      </w:pPr>
    </w:p>
    <w:p w14:paraId="1B6BFFA5" w14:textId="24CDEE80" w:rsidR="00D30C64" w:rsidRPr="00D30C64" w:rsidRDefault="00D30C64" w:rsidP="00D30C64">
      <w:pPr>
        <w:pStyle w:val="ListParagraph"/>
        <w:numPr>
          <w:ilvl w:val="0"/>
          <w:numId w:val="33"/>
        </w:numPr>
      </w:pPr>
      <w:r w:rsidRPr="00D30C64">
        <w:rPr>
          <w:rFonts w:hint="cs"/>
          <w:rtl/>
        </w:rPr>
        <w:t xml:space="preserve">בחר את קובץ </w:t>
      </w:r>
      <w:proofErr w:type="spellStart"/>
      <w:r w:rsidRPr="00D30C64">
        <w:t>experiment_data_conversion.bdf</w:t>
      </w:r>
      <w:proofErr w:type="spellEnd"/>
      <w:r w:rsidRPr="00D30C64">
        <w:rPr>
          <w:rFonts w:hint="cs"/>
          <w:rtl/>
        </w:rPr>
        <w:t xml:space="preserve"> כ-</w:t>
      </w:r>
      <w:r w:rsidRPr="00D30C64">
        <w:rPr>
          <w:rFonts w:hint="cs"/>
        </w:rPr>
        <w:t xml:space="preserve">TOP </w:t>
      </w:r>
    </w:p>
    <w:p w14:paraId="218940B8" w14:textId="26655FEE" w:rsidR="00564B78" w:rsidRDefault="002E30C4" w:rsidP="00D30C64">
      <w:pPr>
        <w:pStyle w:val="ListParagraph"/>
        <w:numPr>
          <w:ilvl w:val="0"/>
          <w:numId w:val="33"/>
        </w:numPr>
      </w:pPr>
      <w:r>
        <w:rPr>
          <w:rFonts w:hint="cs"/>
          <w:rtl/>
        </w:rPr>
        <w:t>חבר</w:t>
      </w:r>
      <w:r w:rsidR="00532BC4">
        <w:rPr>
          <w:rFonts w:hint="cs"/>
          <w:rtl/>
        </w:rPr>
        <w:t xml:space="preserve"> </w:t>
      </w:r>
      <w:r w:rsidR="00D30C64">
        <w:rPr>
          <w:rtl/>
        </w:rPr>
        <w:t xml:space="preserve">את </w:t>
      </w:r>
      <w:r w:rsidR="005140B2" w:rsidRPr="00564B78">
        <w:rPr>
          <w:rtl/>
        </w:rPr>
        <w:t xml:space="preserve">קוד </w:t>
      </w:r>
      <w:proofErr w:type="spellStart"/>
      <w:r w:rsidR="00A324BE" w:rsidRPr="00564B78">
        <w:t>data_conversion</w:t>
      </w:r>
      <w:proofErr w:type="spellEnd"/>
      <w:r w:rsidR="005140B2" w:rsidRPr="00564B78">
        <w:t xml:space="preserve"> </w:t>
      </w:r>
      <w:r w:rsidR="00FD5C60">
        <w:rPr>
          <w:rtl/>
        </w:rPr>
        <w:t xml:space="preserve"> מעבודת ההכנה</w:t>
      </w:r>
      <w:r w:rsidR="00FD5C60">
        <w:rPr>
          <w:rFonts w:hint="cs"/>
          <w:rtl/>
        </w:rPr>
        <w:t>, על ידי הוספת קובץ ה</w:t>
      </w:r>
      <w:r w:rsidR="00FD5C60">
        <w:rPr>
          <w:rFonts w:hint="cs"/>
        </w:rPr>
        <w:t>VHDL</w:t>
      </w:r>
      <w:r w:rsidR="00FD5C60">
        <w:rPr>
          <w:rFonts w:hint="cs"/>
          <w:rtl/>
        </w:rPr>
        <w:t xml:space="preserve"> של המימוש לתקיית </w:t>
      </w:r>
      <w:proofErr w:type="spellStart"/>
      <w:r w:rsidR="00FD5C60">
        <w:t>rtl</w:t>
      </w:r>
      <w:proofErr w:type="spellEnd"/>
      <w:r w:rsidR="00FD5C60">
        <w:rPr>
          <w:rFonts w:hint="cs"/>
          <w:rtl/>
        </w:rPr>
        <w:t>.</w:t>
      </w:r>
    </w:p>
    <w:p w14:paraId="5DB62F71" w14:textId="5DFEAFB9" w:rsidR="005140B2" w:rsidRPr="00564B78" w:rsidRDefault="005140B2" w:rsidP="00FD5C60">
      <w:pPr>
        <w:pStyle w:val="ListParagraph"/>
        <w:numPr>
          <w:ilvl w:val="0"/>
          <w:numId w:val="33"/>
        </w:numPr>
      </w:pPr>
      <w:r w:rsidRPr="00564B78">
        <w:rPr>
          <w:rtl/>
        </w:rPr>
        <w:t>כוון מחולל אותות: לתדר –</w:t>
      </w:r>
      <w:proofErr w:type="spellStart"/>
      <w:r w:rsidRPr="00564B78">
        <w:t>hZ</w:t>
      </w:r>
      <w:proofErr w:type="spellEnd"/>
      <w:r w:rsidR="00FD5C60">
        <w:rPr>
          <w:rFonts w:hint="cs"/>
          <w:rtl/>
        </w:rPr>
        <w:t>100</w:t>
      </w:r>
      <w:r w:rsidR="00BF4102" w:rsidRPr="00E70D1B">
        <w:rPr>
          <w:rtl/>
        </w:rPr>
        <w:t xml:space="preserve"> </w:t>
      </w:r>
    </w:p>
    <w:p w14:paraId="3146F451" w14:textId="5073C391" w:rsidR="005140B2" w:rsidRDefault="005140B2" w:rsidP="00564B78">
      <w:pPr>
        <w:pStyle w:val="ListParagraph"/>
        <w:numPr>
          <w:ilvl w:val="0"/>
          <w:numId w:val="33"/>
        </w:numPr>
      </w:pPr>
      <w:r w:rsidRPr="00564B78">
        <w:rPr>
          <w:rtl/>
        </w:rPr>
        <w:t xml:space="preserve">אמפליטודה של </w:t>
      </w:r>
      <w:r w:rsidR="00A67EE9" w:rsidRPr="00564B78">
        <w:t xml:space="preserve">400 </w:t>
      </w:r>
      <w:proofErr w:type="spellStart"/>
      <w:r w:rsidR="00A67EE9" w:rsidRPr="00564B78">
        <w:t>mV</w:t>
      </w:r>
      <w:r w:rsidRPr="00564B78">
        <w:t>pp</w:t>
      </w:r>
      <w:proofErr w:type="spellEnd"/>
      <w:r w:rsidRPr="00564B78">
        <w:t xml:space="preserve"> </w:t>
      </w:r>
      <w:r w:rsidRPr="00564B78">
        <w:rPr>
          <w:rtl/>
        </w:rPr>
        <w:t xml:space="preserve"> </w:t>
      </w:r>
    </w:p>
    <w:p w14:paraId="6811CC8C" w14:textId="69F3C8F2" w:rsidR="00012F5E" w:rsidRDefault="00FD5C60" w:rsidP="00012F5E">
      <w:pPr>
        <w:pStyle w:val="ListParagraph"/>
        <w:numPr>
          <w:ilvl w:val="0"/>
          <w:numId w:val="33"/>
        </w:numPr>
      </w:pPr>
      <w:r>
        <w:rPr>
          <w:rFonts w:hint="cs"/>
          <w:rtl/>
        </w:rPr>
        <w:t xml:space="preserve">חברו את המערכת כמו שמתואר בתמונה לעיל. זכרו להשתמש רק בחוט </w:t>
      </w:r>
      <w:r w:rsidRPr="00FD5C60">
        <w:rPr>
          <w:rFonts w:hint="cs"/>
          <w:b/>
          <w:bCs/>
          <w:rtl/>
        </w:rPr>
        <w:t>הלבן</w:t>
      </w:r>
      <w:r>
        <w:rPr>
          <w:rFonts w:hint="cs"/>
          <w:rtl/>
        </w:rPr>
        <w:t>.</w:t>
      </w:r>
    </w:p>
    <w:p w14:paraId="0A17A158" w14:textId="365FE97A" w:rsidR="005140B2" w:rsidRPr="00564B78" w:rsidRDefault="00FD5C60" w:rsidP="009B17CB">
      <w:pPr>
        <w:pStyle w:val="ListParagraph"/>
        <w:numPr>
          <w:ilvl w:val="0"/>
          <w:numId w:val="33"/>
        </w:numPr>
        <w:rPr>
          <w:rtl/>
        </w:rPr>
      </w:pPr>
      <w:r>
        <w:rPr>
          <w:rFonts w:hint="cs"/>
          <w:rtl/>
        </w:rPr>
        <w:t>קמפלו ו</w:t>
      </w:r>
      <w:r w:rsidR="005140B2" w:rsidRPr="00564B78">
        <w:rPr>
          <w:rtl/>
        </w:rPr>
        <w:t>צרוב</w:t>
      </w:r>
      <w:r>
        <w:rPr>
          <w:rFonts w:hint="cs"/>
          <w:rtl/>
        </w:rPr>
        <w:t>ו</w:t>
      </w:r>
      <w:r w:rsidR="005140B2" w:rsidRPr="00564B78">
        <w:rPr>
          <w:rtl/>
        </w:rPr>
        <w:t xml:space="preserve">  לכרטיס</w:t>
      </w:r>
    </w:p>
    <w:p w14:paraId="4873C928" w14:textId="737E4FCB" w:rsidR="005140B2" w:rsidRPr="00863534" w:rsidRDefault="005140B2" w:rsidP="00564B78">
      <w:pPr>
        <w:pStyle w:val="ListParagraph"/>
        <w:numPr>
          <w:ilvl w:val="0"/>
          <w:numId w:val="33"/>
        </w:numPr>
        <w:rPr>
          <w:rtl/>
        </w:rPr>
      </w:pPr>
      <w:bookmarkStart w:id="74" w:name="_Toc477184606"/>
      <w:r w:rsidRPr="00564B78">
        <w:rPr>
          <w:rFonts w:hint="eastAsia"/>
          <w:rtl/>
        </w:rPr>
        <w:t>בדוק</w:t>
      </w:r>
      <w:r w:rsidRPr="00564B78">
        <w:rPr>
          <w:rtl/>
        </w:rPr>
        <w:t xml:space="preserve"> </w:t>
      </w:r>
      <w:r w:rsidRPr="00564B78">
        <w:rPr>
          <w:rFonts w:hint="eastAsia"/>
          <w:rtl/>
        </w:rPr>
        <w:t>האם</w:t>
      </w:r>
      <w:r w:rsidRPr="00564B78">
        <w:rPr>
          <w:rtl/>
        </w:rPr>
        <w:t xml:space="preserve"> </w:t>
      </w:r>
      <w:r w:rsidRPr="00564B78">
        <w:rPr>
          <w:rFonts w:hint="eastAsia"/>
          <w:rtl/>
        </w:rPr>
        <w:t>מערכת</w:t>
      </w:r>
      <w:r w:rsidRPr="00564B78">
        <w:rPr>
          <w:rtl/>
        </w:rPr>
        <w:t xml:space="preserve"> </w:t>
      </w:r>
      <w:r w:rsidRPr="00564B78">
        <w:rPr>
          <w:rFonts w:hint="eastAsia"/>
          <w:rtl/>
        </w:rPr>
        <w:t>עובדת</w:t>
      </w:r>
      <w:r w:rsidRPr="00564B78">
        <w:rPr>
          <w:rtl/>
        </w:rPr>
        <w:t xml:space="preserve"> </w:t>
      </w:r>
      <w:r w:rsidRPr="00564B78">
        <w:rPr>
          <w:rFonts w:hint="eastAsia"/>
          <w:rtl/>
        </w:rPr>
        <w:t>בכל</w:t>
      </w:r>
      <w:r w:rsidRPr="00564B78">
        <w:rPr>
          <w:rtl/>
        </w:rPr>
        <w:t xml:space="preserve"> </w:t>
      </w:r>
      <w:r w:rsidR="00FD5C60">
        <w:rPr>
          <w:rFonts w:hint="cs"/>
          <w:rtl/>
        </w:rPr>
        <w:t>אחד מ</w:t>
      </w:r>
      <w:r w:rsidRPr="00564B78">
        <w:rPr>
          <w:rFonts w:hint="eastAsia"/>
          <w:rtl/>
        </w:rPr>
        <w:t>המצבים</w:t>
      </w:r>
      <w:r w:rsidRPr="00863534">
        <w:rPr>
          <w:rFonts w:hint="cs"/>
          <w:rtl/>
        </w:rPr>
        <w:t>?</w:t>
      </w:r>
      <w:bookmarkEnd w:id="74"/>
    </w:p>
    <w:p w14:paraId="1CF8D222" w14:textId="77777777" w:rsidR="005140B2" w:rsidRPr="005140B2" w:rsidRDefault="005140B2" w:rsidP="00564B78"/>
    <w:p w14:paraId="4D3E0B38" w14:textId="77777777" w:rsidR="00A00BC8" w:rsidRPr="00A00BC8" w:rsidRDefault="00A00BC8" w:rsidP="00985292">
      <w:pPr>
        <w:spacing w:line="360" w:lineRule="auto"/>
        <w:jc w:val="both"/>
        <w:rPr>
          <w:rFonts w:eastAsia="MS Mincho" w:cs="David"/>
          <w:b/>
          <w:bCs/>
          <w:rtl/>
        </w:rPr>
      </w:pPr>
      <w:r w:rsidRPr="00A00BC8">
        <w:rPr>
          <w:rFonts w:eastAsia="MS Mincho" w:cs="David" w:hint="cs"/>
          <w:b/>
          <w:bCs/>
          <w:rtl/>
        </w:rPr>
        <w:t>האם הרכיב פועל נכון</w:t>
      </w:r>
      <w:r>
        <w:rPr>
          <w:rFonts w:eastAsia="MS Mincho" w:cs="David" w:hint="cs"/>
          <w:b/>
          <w:bCs/>
          <w:rtl/>
        </w:rPr>
        <w:t xml:space="preserve"> בכל המצבים</w:t>
      </w:r>
      <w:r w:rsidRPr="00A00BC8">
        <w:rPr>
          <w:rFonts w:eastAsia="MS Mincho" w:cs="David" w:hint="cs"/>
          <w:b/>
          <w:bCs/>
          <w:rtl/>
        </w:rPr>
        <w:t xml:space="preserve">? אם לא, מדוע </w:t>
      </w:r>
      <w:r w:rsidR="00985292">
        <w:rPr>
          <w:rFonts w:eastAsia="MS Mincho" w:cs="David" w:hint="cs"/>
          <w:b/>
          <w:bCs/>
          <w:rtl/>
        </w:rPr>
        <w:t xml:space="preserve"> (אל תנסה לתקן את הקוד) </w:t>
      </w:r>
    </w:p>
    <w:p w14:paraId="604132FE" w14:textId="77777777" w:rsidR="00A00BC8" w:rsidRDefault="00A00BC8" w:rsidP="00A00B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cs="David"/>
          <w:rtl/>
        </w:rPr>
      </w:pPr>
      <w:r w:rsidRPr="00A00BC8">
        <w:rPr>
          <w:rFonts w:cs="David" w:hint="cs"/>
          <w:b/>
          <w:bCs/>
          <w:rtl/>
        </w:rPr>
        <w:t>תשובה</w:t>
      </w:r>
      <w:r>
        <w:rPr>
          <w:rFonts w:cs="David" w:hint="cs"/>
          <w:rtl/>
        </w:rPr>
        <w:t xml:space="preserve">: </w:t>
      </w:r>
    </w:p>
    <w:p w14:paraId="404E1756" w14:textId="77777777" w:rsidR="00985292" w:rsidRDefault="00985292" w:rsidP="00985292">
      <w:pPr>
        <w:spacing w:line="360" w:lineRule="auto"/>
        <w:jc w:val="both"/>
        <w:rPr>
          <w:rFonts w:eastAsia="MS Mincho" w:cs="David"/>
          <w:b/>
          <w:bCs/>
          <w:rtl/>
        </w:rPr>
      </w:pPr>
      <w:r>
        <w:rPr>
          <w:rFonts w:eastAsia="MS Mincho" w:cs="David" w:hint="cs"/>
          <w:b/>
          <w:bCs/>
          <w:rtl/>
        </w:rPr>
        <w:t xml:space="preserve"> </w:t>
      </w:r>
    </w:p>
    <w:p w14:paraId="25862C92" w14:textId="77777777" w:rsidR="00BA5057" w:rsidRDefault="00BA5057" w:rsidP="00BA5057">
      <w:pPr>
        <w:spacing w:line="360" w:lineRule="auto"/>
        <w:jc w:val="both"/>
        <w:rPr>
          <w:rFonts w:eastAsia="MS Mincho" w:cs="David"/>
          <w:rtl/>
        </w:rPr>
      </w:pPr>
      <w:bookmarkStart w:id="75" w:name="_Toc225683790"/>
      <w:bookmarkStart w:id="76" w:name="_Toc225692559"/>
      <w:bookmarkStart w:id="77" w:name="_Toc228009946"/>
      <w:bookmarkStart w:id="78" w:name="_Toc228010074"/>
      <w:bookmarkStart w:id="79" w:name="_Toc229218631"/>
      <w:bookmarkStart w:id="80" w:name="_Toc229218779"/>
      <w:bookmarkStart w:id="81" w:name="_Toc230425918"/>
      <w:bookmarkStart w:id="82" w:name="_Toc230484074"/>
      <w:bookmarkStart w:id="83" w:name="_Toc231013095"/>
      <w:bookmarkStart w:id="84" w:name="_Toc231013428"/>
      <w:bookmarkStart w:id="85" w:name="_Toc231017507"/>
      <w:bookmarkStart w:id="86" w:name="_Toc231018080"/>
      <w:bookmarkStart w:id="87" w:name="_Toc231018231"/>
      <w:bookmarkStart w:id="88" w:name="_Toc231033049"/>
      <w:bookmarkStart w:id="89" w:name="_Toc231033149"/>
      <w:bookmarkStart w:id="90" w:name="_Toc231723238"/>
      <w:bookmarkStart w:id="91" w:name="_Toc231725742"/>
      <w:bookmarkStart w:id="92" w:name="_Toc233646921"/>
      <w:bookmarkStart w:id="93" w:name="_Toc234918215"/>
      <w:bookmarkStart w:id="94" w:name="_Toc234918313"/>
      <w:bookmarkStart w:id="95" w:name="_Toc238540765"/>
      <w:bookmarkStart w:id="96" w:name="_Toc238540812"/>
      <w:bookmarkStart w:id="97" w:name="_Toc238543745"/>
      <w:bookmarkStart w:id="98" w:name="_Toc238545057"/>
      <w:bookmarkStart w:id="99" w:name="_Toc238545557"/>
      <w:bookmarkStart w:id="100" w:name="_Toc238545679"/>
      <w:bookmarkStart w:id="101" w:name="_Toc243286112"/>
      <w:bookmarkStart w:id="102" w:name="_Toc243288952"/>
      <w:bookmarkStart w:id="103" w:name="_Toc243289214"/>
    </w:p>
    <w:p w14:paraId="27689576" w14:textId="77777777" w:rsidR="00955751" w:rsidRDefault="00BA5057" w:rsidP="00582D0B">
      <w:pPr>
        <w:spacing w:line="360" w:lineRule="auto"/>
        <w:jc w:val="both"/>
        <w:rPr>
          <w:noProof/>
          <w:rtl/>
        </w:rPr>
      </w:pPr>
      <w:r>
        <w:rPr>
          <w:rFonts w:eastAsia="MS Mincho" w:cs="David" w:hint="cs"/>
          <w:rtl/>
        </w:rPr>
        <w:t>צרף ת</w:t>
      </w:r>
      <w:r w:rsidR="007A6EE5">
        <w:rPr>
          <w:rFonts w:eastAsia="MS Mincho" w:cs="David" w:hint="cs"/>
          <w:rtl/>
        </w:rPr>
        <w:t xml:space="preserve">מונה של הסקופ לדו"ח המסכם עבור </w:t>
      </w:r>
      <w:r>
        <w:rPr>
          <w:rFonts w:eastAsia="MS Mincho" w:cs="David" w:hint="cs"/>
          <w:rtl/>
        </w:rPr>
        <w:t>אופני הפעולה</w:t>
      </w:r>
      <w:r w:rsidR="00582D0B">
        <w:rPr>
          <w:rFonts w:eastAsia="MS Mincho" w:cs="David" w:hint="cs"/>
          <w:rtl/>
        </w:rPr>
        <w:t xml:space="preserve">  </w:t>
      </w:r>
      <w:r w:rsidR="00C5061D">
        <w:rPr>
          <w:rFonts w:hint="cs"/>
          <w:noProof/>
          <w:rtl/>
        </w:rPr>
        <w:t>:</w:t>
      </w:r>
      <w:r w:rsidR="00582D0B">
        <w:rPr>
          <w:rFonts w:hint="cs"/>
          <w:noProof/>
          <w:rtl/>
        </w:rPr>
        <w:t xml:space="preserve">  </w:t>
      </w:r>
    </w:p>
    <w:p w14:paraId="723AA116" w14:textId="77777777" w:rsidR="00955751" w:rsidRDefault="00955751" w:rsidP="00582D0B">
      <w:pPr>
        <w:spacing w:line="360" w:lineRule="auto"/>
        <w:jc w:val="both"/>
        <w:rPr>
          <w:noProof/>
          <w:rtl/>
        </w:rPr>
      </w:pPr>
    </w:p>
    <w:p w14:paraId="4E42C54C" w14:textId="77777777" w:rsidR="00955751" w:rsidRDefault="00955751" w:rsidP="0095575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tl/>
        </w:rPr>
      </w:pPr>
      <w:r>
        <w:rPr>
          <w:rFonts w:ascii="Arial Black"/>
          <w:color w:val="000000"/>
          <w:sz w:val="72"/>
          <w:szCs w:val="72"/>
          <w:rtl/>
        </w:rPr>
        <w:t>החלף בתמונת מסך</w:t>
      </w:r>
      <w:r w:rsidRPr="00955751">
        <w:rPr>
          <w:rFonts w:cs="David" w:hint="cs"/>
          <w:sz w:val="48"/>
          <w:szCs w:val="48"/>
          <w:rtl/>
        </w:rPr>
        <w:t xml:space="preserve"> </w:t>
      </w:r>
      <w:r>
        <w:rPr>
          <w:rFonts w:cs="David" w:hint="cs"/>
          <w:sz w:val="48"/>
          <w:szCs w:val="48"/>
          <w:rtl/>
        </w:rPr>
        <w:t>רלוונטית</w:t>
      </w:r>
    </w:p>
    <w:p w14:paraId="7297DBA2" w14:textId="77777777" w:rsidR="00955751" w:rsidRPr="00961F47" w:rsidRDefault="00955751" w:rsidP="0095575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sz w:val="48"/>
          <w:szCs w:val="48"/>
          <w:rtl/>
        </w:rPr>
      </w:pPr>
      <w:r w:rsidRPr="00961F47">
        <w:rPr>
          <w:rFonts w:cs="David" w:hint="cs"/>
          <w:sz w:val="48"/>
          <w:szCs w:val="48"/>
          <w:rtl/>
        </w:rPr>
        <w:t xml:space="preserve">- </w:t>
      </w:r>
      <w:r w:rsidRPr="00961F47">
        <w:rPr>
          <w:rFonts w:cs="David"/>
          <w:sz w:val="48"/>
          <w:szCs w:val="48"/>
        </w:rPr>
        <w:t xml:space="preserve"> </w:t>
      </w:r>
      <w:r w:rsidRPr="00C63395">
        <w:rPr>
          <w:rFonts w:cs="David"/>
          <w:sz w:val="48"/>
          <w:szCs w:val="48"/>
        </w:rPr>
        <w:t xml:space="preserve">Invert </w:t>
      </w:r>
      <w:r w:rsidRPr="00C63395">
        <w:rPr>
          <w:rFonts w:cs="David" w:hint="cs"/>
          <w:sz w:val="48"/>
          <w:szCs w:val="48"/>
          <w:rtl/>
        </w:rPr>
        <w:t xml:space="preserve"> </w:t>
      </w:r>
    </w:p>
    <w:p w14:paraId="46D1CCB0" w14:textId="77777777" w:rsidR="00955751" w:rsidRDefault="00955751" w:rsidP="009557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noProof/>
          <w:rtl/>
        </w:rPr>
      </w:pPr>
    </w:p>
    <w:p w14:paraId="79A65912" w14:textId="77777777" w:rsidR="00600E15" w:rsidRDefault="00582D0B" w:rsidP="00582D0B">
      <w:pPr>
        <w:spacing w:line="360" w:lineRule="auto"/>
        <w:jc w:val="both"/>
        <w:rPr>
          <w:noProof/>
          <w:rtl/>
        </w:rPr>
      </w:pPr>
      <w:r>
        <w:rPr>
          <w:rFonts w:hint="cs"/>
          <w:noProof/>
          <w:rtl/>
        </w:rPr>
        <w:t xml:space="preserve">  </w:t>
      </w:r>
      <w:r w:rsidR="00961F47" w:rsidRPr="00FD44ED">
        <w:rPr>
          <w:noProof/>
        </w:rPr>
        <w:t xml:space="preserve"> </w:t>
      </w:r>
    </w:p>
    <w:p w14:paraId="7DB3FF45" w14:textId="77777777" w:rsidR="00955751" w:rsidRDefault="00955751" w:rsidP="0095575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tl/>
        </w:rPr>
      </w:pPr>
      <w:r>
        <w:rPr>
          <w:rFonts w:ascii="Arial Black"/>
          <w:color w:val="000000"/>
          <w:sz w:val="72"/>
          <w:szCs w:val="72"/>
          <w:rtl/>
        </w:rPr>
        <w:t>החלף בתמונת מסך</w:t>
      </w:r>
    </w:p>
    <w:p w14:paraId="7D550475" w14:textId="77777777" w:rsidR="00C63395" w:rsidRDefault="00955751" w:rsidP="009557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eastAsia="MS Mincho" w:cs="David"/>
          <w:rtl/>
        </w:rPr>
      </w:pPr>
      <w:r w:rsidRPr="00C63395">
        <w:rPr>
          <w:rFonts w:cs="David" w:hint="cs"/>
          <w:sz w:val="48"/>
          <w:szCs w:val="48"/>
          <w:rtl/>
        </w:rPr>
        <w:t xml:space="preserve">- </w:t>
      </w:r>
      <w:r w:rsidRPr="00C63395">
        <w:rPr>
          <w:rFonts w:cs="David"/>
          <w:sz w:val="48"/>
          <w:szCs w:val="48"/>
        </w:rPr>
        <w:t xml:space="preserve">Half Wave </w:t>
      </w:r>
    </w:p>
    <w:p w14:paraId="4198E93A" w14:textId="77777777" w:rsidR="00955751" w:rsidRDefault="00955751" w:rsidP="00955751">
      <w:pPr>
        <w:rPr>
          <w:noProof/>
          <w:rtl/>
        </w:rPr>
      </w:pPr>
    </w:p>
    <w:p w14:paraId="22381F21" w14:textId="77777777" w:rsidR="00955751" w:rsidRDefault="00955751" w:rsidP="0095575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tl/>
        </w:rPr>
      </w:pPr>
      <w:r>
        <w:rPr>
          <w:rFonts w:ascii="Arial Black"/>
          <w:color w:val="000000"/>
          <w:sz w:val="72"/>
          <w:szCs w:val="72"/>
          <w:rtl/>
        </w:rPr>
        <w:t>החלף בתמונת מסך</w:t>
      </w:r>
    </w:p>
    <w:p w14:paraId="5E0EEC49" w14:textId="77777777" w:rsidR="00C63395" w:rsidRDefault="00955751" w:rsidP="009557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eastAsia="MS Mincho" w:cs="David"/>
          <w:rtl/>
        </w:rPr>
      </w:pPr>
      <w:r w:rsidRPr="00C63395">
        <w:rPr>
          <w:rFonts w:cs="David" w:hint="cs"/>
          <w:sz w:val="48"/>
          <w:szCs w:val="48"/>
          <w:rtl/>
        </w:rPr>
        <w:t xml:space="preserve">- </w:t>
      </w:r>
      <w:r w:rsidRPr="00C63395">
        <w:rPr>
          <w:rFonts w:cs="David"/>
          <w:sz w:val="48"/>
          <w:szCs w:val="48"/>
        </w:rPr>
        <w:t xml:space="preserve"> </w:t>
      </w:r>
      <w:r>
        <w:rPr>
          <w:rFonts w:cs="David"/>
          <w:sz w:val="48"/>
          <w:szCs w:val="48"/>
        </w:rPr>
        <w:t>Full</w:t>
      </w:r>
      <w:r w:rsidRPr="00C63395">
        <w:rPr>
          <w:rFonts w:cs="David"/>
          <w:sz w:val="48"/>
          <w:szCs w:val="48"/>
        </w:rPr>
        <w:t xml:space="preserve"> Wave</w:t>
      </w:r>
    </w:p>
    <w:p w14:paraId="7D8B884E" w14:textId="77777777" w:rsidR="008A75C4" w:rsidRPr="00514CA8" w:rsidRDefault="008A75C4" w:rsidP="00B1249C">
      <w:pPr>
        <w:rPr>
          <w:rFonts w:eastAsia="MS Mincho"/>
          <w:rtl/>
        </w:rPr>
      </w:pPr>
    </w:p>
    <w:p w14:paraId="6CF905BB" w14:textId="77777777" w:rsidR="00955751" w:rsidRDefault="00955751" w:rsidP="0095575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tl/>
        </w:rPr>
      </w:pPr>
      <w:r w:rsidRPr="00955751">
        <w:rPr>
          <w:rFonts w:ascii="Arial Black"/>
          <w:color w:val="000000"/>
          <w:sz w:val="72"/>
          <w:szCs w:val="72"/>
          <w:rtl/>
        </w:rPr>
        <w:t xml:space="preserve"> </w:t>
      </w:r>
      <w:r>
        <w:rPr>
          <w:rFonts w:ascii="Arial Black"/>
          <w:color w:val="000000"/>
          <w:sz w:val="72"/>
          <w:szCs w:val="72"/>
          <w:rtl/>
        </w:rPr>
        <w:t>החלף בתמונת מסך</w:t>
      </w:r>
    </w:p>
    <w:p w14:paraId="285DB844" w14:textId="77777777" w:rsidR="00C63395" w:rsidRDefault="00955751" w:rsidP="00B12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eastAsia="MS Mincho" w:cs="David"/>
          <w:rtl/>
        </w:rPr>
      </w:pPr>
      <w:r w:rsidRPr="00C63395">
        <w:rPr>
          <w:rFonts w:cs="David" w:hint="cs"/>
          <w:sz w:val="48"/>
          <w:szCs w:val="48"/>
          <w:rtl/>
        </w:rPr>
        <w:t xml:space="preserve">- </w:t>
      </w:r>
      <w:r w:rsidRPr="00C63395">
        <w:rPr>
          <w:rFonts w:cs="David"/>
          <w:sz w:val="48"/>
          <w:szCs w:val="48"/>
        </w:rPr>
        <w:t xml:space="preserve"> </w:t>
      </w:r>
      <w:r w:rsidR="00787DBA" w:rsidRPr="00787DBA">
        <w:rPr>
          <w:rFonts w:cs="David"/>
          <w:sz w:val="48"/>
          <w:szCs w:val="48"/>
        </w:rPr>
        <w:t xml:space="preserve">Quantization-Two </w:t>
      </w:r>
    </w:p>
    <w:p w14:paraId="2E72E0BF" w14:textId="77777777" w:rsidR="00955751" w:rsidRDefault="00955751" w:rsidP="00961F47">
      <w:pPr>
        <w:spacing w:line="360" w:lineRule="auto"/>
        <w:jc w:val="both"/>
        <w:rPr>
          <w:rFonts w:eastAsia="MS Mincho" w:cs="David"/>
          <w:rtl/>
        </w:rPr>
      </w:pPr>
    </w:p>
    <w:p w14:paraId="0824C347" w14:textId="77777777" w:rsidR="00955751" w:rsidRDefault="00955751" w:rsidP="0095575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tl/>
        </w:rPr>
      </w:pPr>
      <w:r>
        <w:rPr>
          <w:rFonts w:ascii="Arial Black"/>
          <w:color w:val="000000"/>
          <w:sz w:val="72"/>
          <w:szCs w:val="72"/>
          <w:rtl/>
        </w:rPr>
        <w:lastRenderedPageBreak/>
        <w:t>החלף בתמונת מסך</w:t>
      </w:r>
    </w:p>
    <w:p w14:paraId="05641DA3" w14:textId="6C48C6B1" w:rsidR="00C63395" w:rsidRDefault="00955751" w:rsidP="004504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eastAsia="MS Mincho" w:cs="David"/>
          <w:rtl/>
        </w:rPr>
      </w:pPr>
      <w:r w:rsidRPr="00C63395">
        <w:rPr>
          <w:rFonts w:cs="David" w:hint="cs"/>
          <w:sz w:val="48"/>
          <w:szCs w:val="48"/>
          <w:rtl/>
        </w:rPr>
        <w:t xml:space="preserve">- </w:t>
      </w:r>
      <w:r w:rsidRPr="00C63395">
        <w:rPr>
          <w:rFonts w:cs="David"/>
          <w:sz w:val="48"/>
          <w:szCs w:val="48"/>
        </w:rPr>
        <w:t xml:space="preserve"> </w:t>
      </w:r>
      <w:r>
        <w:rPr>
          <w:rFonts w:cs="David"/>
          <w:sz w:val="48"/>
          <w:szCs w:val="48"/>
        </w:rPr>
        <w:t>Quantization</w:t>
      </w:r>
      <w:r w:rsidR="00927EB9">
        <w:rPr>
          <w:rFonts w:cs="David"/>
          <w:sz w:val="48"/>
          <w:szCs w:val="48"/>
        </w:rPr>
        <w:t xml:space="preserve"> Eleven</w:t>
      </w:r>
      <w:r>
        <w:rPr>
          <w:rFonts w:cs="David"/>
          <w:sz w:val="48"/>
          <w:szCs w:val="48"/>
        </w:rPr>
        <w:t xml:space="preserve"> </w:t>
      </w:r>
      <w:r w:rsidR="00927EB9">
        <w:rPr>
          <w:rFonts w:cs="David"/>
          <w:sz w:val="48"/>
          <w:szCs w:val="48"/>
        </w:rPr>
        <w:tab/>
      </w:r>
    </w:p>
    <w:p w14:paraId="6CD1BB72" w14:textId="77777777" w:rsidR="00D34D19" w:rsidRDefault="00D34D19" w:rsidP="00961F47">
      <w:pPr>
        <w:spacing w:line="360" w:lineRule="auto"/>
        <w:jc w:val="both"/>
        <w:rPr>
          <w:rFonts w:eastAsia="MS Mincho" w:cs="David"/>
          <w:rtl/>
        </w:rPr>
      </w:pPr>
    </w:p>
    <w:p w14:paraId="4510FE53" w14:textId="77777777" w:rsidR="00955751" w:rsidRDefault="00955751" w:rsidP="0095575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tl/>
        </w:rPr>
      </w:pPr>
      <w:r>
        <w:rPr>
          <w:rFonts w:ascii="Arial Black"/>
          <w:color w:val="000000"/>
          <w:sz w:val="72"/>
          <w:szCs w:val="72"/>
          <w:rtl/>
        </w:rPr>
        <w:t>החלף בתמונת מסך</w:t>
      </w:r>
    </w:p>
    <w:p w14:paraId="37F97E02" w14:textId="77777777" w:rsidR="00D34D19" w:rsidRDefault="00955751" w:rsidP="009557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eastAsia="MS Mincho" w:cs="David"/>
          <w:rtl/>
        </w:rPr>
      </w:pPr>
      <w:r w:rsidRPr="00C63395">
        <w:rPr>
          <w:rFonts w:cs="David" w:hint="cs"/>
          <w:sz w:val="48"/>
          <w:szCs w:val="48"/>
          <w:rtl/>
        </w:rPr>
        <w:t xml:space="preserve">- </w:t>
      </w:r>
      <w:r w:rsidRPr="00C63395">
        <w:rPr>
          <w:rFonts w:cs="David"/>
          <w:sz w:val="48"/>
          <w:szCs w:val="48"/>
        </w:rPr>
        <w:t xml:space="preserve"> </w:t>
      </w:r>
      <w:r>
        <w:rPr>
          <w:rFonts w:cs="David" w:hint="cs"/>
          <w:sz w:val="48"/>
          <w:szCs w:val="48"/>
        </w:rPr>
        <w:t>HALF</w:t>
      </w:r>
    </w:p>
    <w:p w14:paraId="7963F3FB" w14:textId="77777777" w:rsidR="007440D3" w:rsidRDefault="007440D3" w:rsidP="00961F47">
      <w:pPr>
        <w:spacing w:line="360" w:lineRule="auto"/>
        <w:jc w:val="both"/>
        <w:rPr>
          <w:rFonts w:eastAsia="MS Mincho" w:cs="David"/>
          <w:rtl/>
        </w:rPr>
      </w:pPr>
    </w:p>
    <w:p w14:paraId="0A93DB8C" w14:textId="77777777" w:rsidR="00955751" w:rsidRDefault="00955751" w:rsidP="0095575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tl/>
        </w:rPr>
      </w:pPr>
      <w:r>
        <w:rPr>
          <w:rFonts w:ascii="Arial Black"/>
          <w:color w:val="000000"/>
          <w:sz w:val="72"/>
          <w:szCs w:val="72"/>
          <w:rtl/>
        </w:rPr>
        <w:t>החלף בתמונת מסך</w:t>
      </w:r>
    </w:p>
    <w:p w14:paraId="655A4AF8" w14:textId="77777777" w:rsidR="008F3903" w:rsidRPr="00787DBA" w:rsidRDefault="00955751" w:rsidP="00787D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eastAsia="MS Mincho" w:cs="David"/>
          <w:sz w:val="48"/>
          <w:szCs w:val="48"/>
          <w:rtl/>
        </w:rPr>
      </w:pPr>
      <w:r w:rsidRPr="00C63395">
        <w:rPr>
          <w:rFonts w:cs="David" w:hint="cs"/>
          <w:sz w:val="48"/>
          <w:szCs w:val="48"/>
          <w:rtl/>
        </w:rPr>
        <w:t xml:space="preserve">- </w:t>
      </w:r>
      <w:r w:rsidRPr="00C63395">
        <w:rPr>
          <w:rFonts w:cs="David"/>
          <w:sz w:val="48"/>
          <w:szCs w:val="48"/>
        </w:rPr>
        <w:t xml:space="preserve"> </w:t>
      </w:r>
      <w:r w:rsidR="00787DBA" w:rsidRPr="00787DBA">
        <w:t xml:space="preserve"> </w:t>
      </w:r>
      <w:proofErr w:type="spellStart"/>
      <w:r w:rsidR="00787DBA" w:rsidRPr="00787DBA">
        <w:rPr>
          <w:rFonts w:cs="David"/>
          <w:sz w:val="48"/>
          <w:szCs w:val="48"/>
        </w:rPr>
        <w:t>OneFiftyPrecent</w:t>
      </w:r>
      <w:proofErr w:type="spellEnd"/>
    </w:p>
    <w:p w14:paraId="7E39E68D" w14:textId="034DBAA8" w:rsidR="005140B2" w:rsidRPr="0011046A" w:rsidRDefault="005140B2" w:rsidP="005140B2">
      <w:pPr>
        <w:rPr>
          <w:rFonts w:eastAsia="MS Mincho"/>
          <w:color w:val="00B050"/>
          <w:rtl/>
        </w:rPr>
      </w:pPr>
      <w:bookmarkStart w:id="104" w:name="_Toc238540767"/>
      <w:bookmarkStart w:id="105" w:name="_Toc238540814"/>
      <w:bookmarkStart w:id="106" w:name="_Toc238543747"/>
      <w:bookmarkStart w:id="107" w:name="_Toc238545059"/>
      <w:bookmarkStart w:id="108" w:name="_Toc238545559"/>
      <w:bookmarkStart w:id="109" w:name="_Toc238545681"/>
      <w:bookmarkStart w:id="110" w:name="_Toc243286114"/>
      <w:bookmarkStart w:id="111" w:name="_Toc243288954"/>
      <w:bookmarkStart w:id="112" w:name="_Toc243289216"/>
      <w:bookmarkStart w:id="113" w:name="_Toc225683792"/>
      <w:bookmarkStart w:id="114" w:name="_Toc225692561"/>
      <w:bookmarkStart w:id="115" w:name="_Toc228009948"/>
      <w:bookmarkStart w:id="116" w:name="_Toc228010076"/>
      <w:bookmarkStart w:id="117" w:name="_Toc229218633"/>
      <w:bookmarkStart w:id="118" w:name="_Toc229218781"/>
      <w:bookmarkStart w:id="119" w:name="_Toc230425920"/>
      <w:bookmarkStart w:id="120" w:name="_Toc230484076"/>
      <w:bookmarkStart w:id="121" w:name="_Toc231013097"/>
      <w:bookmarkStart w:id="122" w:name="_Toc231013430"/>
      <w:bookmarkStart w:id="123" w:name="_Toc231017509"/>
      <w:bookmarkStart w:id="124" w:name="_Toc231018082"/>
      <w:bookmarkStart w:id="125" w:name="_Toc231018233"/>
      <w:bookmarkStart w:id="126" w:name="_Toc231033051"/>
      <w:bookmarkStart w:id="127" w:name="_Toc231033151"/>
      <w:bookmarkStart w:id="128" w:name="_Toc231723240"/>
      <w:bookmarkStart w:id="129" w:name="_Toc231725744"/>
      <w:bookmarkStart w:id="130" w:name="_Toc233646923"/>
      <w:bookmarkStart w:id="131" w:name="_Toc234918217"/>
      <w:bookmarkStart w:id="132" w:name="_Toc234918315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</w:p>
    <w:p w14:paraId="7E608DBC" w14:textId="77777777" w:rsidR="00934042" w:rsidRDefault="00934042" w:rsidP="009340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b/>
          <w:bCs/>
          <w:i/>
          <w:iCs/>
          <w:rtl/>
        </w:rPr>
      </w:pPr>
      <w:r w:rsidRPr="00B30CBC">
        <w:rPr>
          <w:rFonts w:hint="cs"/>
          <w:b/>
          <w:bCs/>
          <w:i/>
          <w:iCs/>
          <w:rtl/>
        </w:rPr>
        <w:t>קרא למדריך, רשום את השעה בה הוא ראה את המעגל:</w:t>
      </w:r>
      <w:r w:rsidRPr="00B30CBC">
        <w:rPr>
          <w:rFonts w:hint="cs"/>
          <w:b/>
          <w:bCs/>
          <w:i/>
          <w:iCs/>
          <w:bdr w:val="single" w:sz="4" w:space="0" w:color="auto"/>
          <w:rtl/>
        </w:rPr>
        <w:t xml:space="preserve"> </w:t>
      </w:r>
      <w:r w:rsidRPr="00B30CBC">
        <w:rPr>
          <w:b/>
          <w:bCs/>
          <w:i/>
          <w:iCs/>
          <w:bdr w:val="single" w:sz="4" w:space="0" w:color="auto"/>
          <w:rtl/>
        </w:rPr>
        <w:t xml:space="preserve"> </w:t>
      </w:r>
    </w:p>
    <w:p w14:paraId="7AB93EFE" w14:textId="77777777" w:rsidR="00D30C64" w:rsidRDefault="00D30C64" w:rsidP="00B828FC">
      <w:pPr>
        <w:spacing w:line="360" w:lineRule="auto"/>
        <w:jc w:val="both"/>
        <w:rPr>
          <w:rFonts w:eastAsia="MS Mincho" w:cs="David"/>
          <w:rtl/>
        </w:rPr>
      </w:pPr>
    </w:p>
    <w:p w14:paraId="07655F19" w14:textId="38BDC545" w:rsidR="00D30C64" w:rsidRDefault="00D30C64" w:rsidP="00D30C64">
      <w:pPr>
        <w:pStyle w:val="Heading2"/>
        <w:rPr>
          <w:rFonts w:eastAsia="MS Mincho"/>
          <w:rtl/>
        </w:rPr>
      </w:pPr>
      <w:bookmarkStart w:id="133" w:name="_Toc520125330"/>
      <w:r>
        <w:rPr>
          <w:rFonts w:eastAsia="MS Mincho" w:hint="cs"/>
          <w:rtl/>
        </w:rPr>
        <w:t>אנומליה</w:t>
      </w:r>
      <w:bookmarkEnd w:id="133"/>
      <w:r>
        <w:rPr>
          <w:rFonts w:eastAsia="MS Mincho" w:hint="cs"/>
          <w:rtl/>
        </w:rPr>
        <w:t xml:space="preserve"> </w:t>
      </w:r>
    </w:p>
    <w:p w14:paraId="7D0E4A82" w14:textId="2BFEBEC2" w:rsidR="00451EB3" w:rsidRDefault="00451EB3" w:rsidP="00B828FC">
      <w:pPr>
        <w:spacing w:line="360" w:lineRule="auto"/>
        <w:jc w:val="both"/>
        <w:rPr>
          <w:rFonts w:eastAsia="MS Mincho" w:cs="David"/>
          <w:rtl/>
        </w:rPr>
      </w:pPr>
      <w:r>
        <w:rPr>
          <w:rFonts w:eastAsia="MS Mincho" w:cs="David" w:hint="cs"/>
          <w:rtl/>
        </w:rPr>
        <w:t xml:space="preserve">בחר במצב </w:t>
      </w:r>
      <w:r>
        <w:rPr>
          <w:rFonts w:eastAsia="MS Mincho" w:cs="David" w:hint="cs"/>
        </w:rPr>
        <w:t xml:space="preserve">INVERT </w:t>
      </w:r>
      <w:r>
        <w:rPr>
          <w:rFonts w:eastAsia="MS Mincho" w:cs="David" w:hint="cs"/>
          <w:rtl/>
        </w:rPr>
        <w:t xml:space="preserve">. העלה את מתח המחולל </w:t>
      </w:r>
      <w:r w:rsidR="00F35BB8">
        <w:rPr>
          <w:rFonts w:eastAsia="MS Mincho" w:cs="David" w:hint="cs"/>
          <w:rtl/>
        </w:rPr>
        <w:t xml:space="preserve">עד לקבלת אנומליה (בסביבות </w:t>
      </w:r>
      <w:r w:rsidR="00F35BB8">
        <w:rPr>
          <w:rFonts w:eastAsia="MS Mincho" w:cs="David"/>
        </w:rPr>
        <w:t>1.7v</w:t>
      </w:r>
      <w:r w:rsidR="00F35BB8">
        <w:rPr>
          <w:rFonts w:eastAsia="MS Mincho" w:cs="David" w:hint="cs"/>
          <w:rtl/>
        </w:rPr>
        <w:t>)</w:t>
      </w:r>
      <w:r>
        <w:rPr>
          <w:rFonts w:eastAsia="MS Mincho" w:cs="David" w:hint="cs"/>
          <w:rtl/>
        </w:rPr>
        <w:t>.</w:t>
      </w:r>
    </w:p>
    <w:p w14:paraId="284D62C0" w14:textId="77777777" w:rsidR="00451EB3" w:rsidRPr="00451EB3" w:rsidRDefault="00451EB3" w:rsidP="00451EB3">
      <w:pPr>
        <w:spacing w:line="360" w:lineRule="auto"/>
        <w:jc w:val="both"/>
        <w:rPr>
          <w:rFonts w:eastAsia="MS Mincho" w:cs="David"/>
          <w:b/>
          <w:bCs/>
          <w:rtl/>
        </w:rPr>
      </w:pPr>
      <w:r w:rsidRPr="00451EB3">
        <w:rPr>
          <w:rFonts w:eastAsia="MS Mincho" w:cs="David" w:hint="cs"/>
          <w:b/>
          <w:bCs/>
          <w:rtl/>
        </w:rPr>
        <w:t>האם מתקבל עיוות באות המוצא</w:t>
      </w:r>
      <w:r>
        <w:rPr>
          <w:rFonts w:eastAsia="MS Mincho" w:cs="David" w:hint="cs"/>
          <w:b/>
          <w:bCs/>
          <w:rtl/>
        </w:rPr>
        <w:t xml:space="preserve"> (הכוונה היא לעיוות בנוסף לרוויה)</w:t>
      </w:r>
      <w:r w:rsidRPr="00451EB3">
        <w:rPr>
          <w:rFonts w:eastAsia="MS Mincho" w:cs="David" w:hint="cs"/>
          <w:b/>
          <w:bCs/>
          <w:rtl/>
        </w:rPr>
        <w:t xml:space="preserve">?  בדוק את יתר </w:t>
      </w:r>
      <w:r>
        <w:rPr>
          <w:rFonts w:eastAsia="MS Mincho" w:cs="David" w:hint="cs"/>
          <w:b/>
          <w:bCs/>
          <w:rtl/>
        </w:rPr>
        <w:t>המצבים</w:t>
      </w:r>
      <w:r w:rsidRPr="00451EB3">
        <w:rPr>
          <w:rFonts w:eastAsia="MS Mincho" w:cs="David" w:hint="cs"/>
          <w:b/>
          <w:bCs/>
          <w:rtl/>
        </w:rPr>
        <w:t xml:space="preserve">. </w:t>
      </w:r>
      <w:r>
        <w:rPr>
          <w:rFonts w:eastAsia="MS Mincho" w:cs="David" w:hint="cs"/>
          <w:b/>
          <w:bCs/>
          <w:rtl/>
        </w:rPr>
        <w:t>באילו מצבים</w:t>
      </w:r>
      <w:r w:rsidRPr="00451EB3">
        <w:rPr>
          <w:rFonts w:eastAsia="MS Mincho" w:cs="David" w:hint="cs"/>
          <w:b/>
          <w:bCs/>
          <w:rtl/>
        </w:rPr>
        <w:t xml:space="preserve"> מתקבל העיוות?</w:t>
      </w:r>
    </w:p>
    <w:p w14:paraId="3BD22D9A" w14:textId="77777777" w:rsidR="00451EB3" w:rsidRDefault="00451EB3" w:rsidP="00451E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eastAsia="MS Mincho" w:cs="David"/>
          <w:rtl/>
        </w:rPr>
      </w:pPr>
      <w:r w:rsidRPr="00451EB3">
        <w:rPr>
          <w:rFonts w:eastAsia="MS Mincho" w:cs="David" w:hint="cs"/>
          <w:b/>
          <w:bCs/>
          <w:rtl/>
        </w:rPr>
        <w:t>תשובה</w:t>
      </w:r>
      <w:r>
        <w:rPr>
          <w:rFonts w:eastAsia="MS Mincho" w:cs="David" w:hint="cs"/>
          <w:rtl/>
        </w:rPr>
        <w:t>:</w:t>
      </w:r>
    </w:p>
    <w:p w14:paraId="092C3C39" w14:textId="77777777" w:rsidR="00D34D19" w:rsidRDefault="00D34D19" w:rsidP="00451EB3">
      <w:pPr>
        <w:spacing w:line="360" w:lineRule="auto"/>
        <w:jc w:val="both"/>
        <w:rPr>
          <w:rFonts w:eastAsia="MS Mincho" w:cs="David"/>
          <w:rtl/>
        </w:rPr>
      </w:pPr>
    </w:p>
    <w:p w14:paraId="010F10EE" w14:textId="77777777" w:rsidR="00451EB3" w:rsidRDefault="00D34D19" w:rsidP="00600E15">
      <w:pPr>
        <w:spacing w:line="360" w:lineRule="auto"/>
        <w:jc w:val="both"/>
        <w:rPr>
          <w:rFonts w:eastAsia="MS Mincho" w:cs="David"/>
          <w:rtl/>
        </w:rPr>
      </w:pPr>
      <w:r>
        <w:rPr>
          <w:rFonts w:eastAsia="MS Mincho" w:cs="David" w:hint="cs"/>
          <w:rtl/>
        </w:rPr>
        <w:t xml:space="preserve">במקרה שקיים אצלך עיוות באות צרף תמונה של האות </w:t>
      </w:r>
      <w:r w:rsidR="00600E15">
        <w:rPr>
          <w:rFonts w:eastAsia="MS Mincho" w:cs="David" w:hint="cs"/>
          <w:rtl/>
        </w:rPr>
        <w:t xml:space="preserve">המעוות ברוויה </w:t>
      </w:r>
      <w:r>
        <w:rPr>
          <w:rFonts w:eastAsia="MS Mincho" w:cs="David" w:hint="cs"/>
          <w:rtl/>
        </w:rPr>
        <w:t>לדו"ח:</w:t>
      </w:r>
    </w:p>
    <w:p w14:paraId="3A09331B" w14:textId="77777777" w:rsidR="00D34D19" w:rsidRDefault="00D34D19" w:rsidP="00451EB3">
      <w:pPr>
        <w:spacing w:line="360" w:lineRule="auto"/>
        <w:jc w:val="both"/>
        <w:rPr>
          <w:rFonts w:eastAsia="MS Mincho" w:cs="David"/>
          <w:rtl/>
        </w:rPr>
      </w:pPr>
    </w:p>
    <w:p w14:paraId="0DFA78F1" w14:textId="77777777" w:rsidR="00955751" w:rsidRDefault="00955751" w:rsidP="0095575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tl/>
        </w:rPr>
      </w:pPr>
      <w:r>
        <w:rPr>
          <w:rFonts w:ascii="Arial Black"/>
          <w:color w:val="000000"/>
          <w:sz w:val="72"/>
          <w:szCs w:val="72"/>
          <w:rtl/>
        </w:rPr>
        <w:t>החלף בתמונת מסך</w:t>
      </w:r>
    </w:p>
    <w:p w14:paraId="5CFE643B" w14:textId="77777777" w:rsidR="00955751" w:rsidRPr="00C63395" w:rsidRDefault="00955751" w:rsidP="0095575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sz w:val="48"/>
          <w:szCs w:val="48"/>
          <w:rtl/>
        </w:rPr>
      </w:pPr>
      <w:r w:rsidRPr="00C63395">
        <w:rPr>
          <w:rFonts w:cs="David" w:hint="cs"/>
          <w:sz w:val="48"/>
          <w:szCs w:val="48"/>
          <w:rtl/>
        </w:rPr>
        <w:t>-</w:t>
      </w:r>
      <w:r>
        <w:rPr>
          <w:rFonts w:cs="David" w:hint="cs"/>
          <w:sz w:val="48"/>
          <w:szCs w:val="48"/>
          <w:rtl/>
        </w:rPr>
        <w:t>אות ברוויה (עם</w:t>
      </w:r>
      <w:r w:rsidRPr="00C63395">
        <w:rPr>
          <w:rFonts w:cs="David"/>
          <w:sz w:val="48"/>
          <w:szCs w:val="48"/>
        </w:rPr>
        <w:t xml:space="preserve"> </w:t>
      </w:r>
      <w:r>
        <w:rPr>
          <w:rFonts w:cs="David" w:hint="cs"/>
          <w:sz w:val="48"/>
          <w:szCs w:val="48"/>
          <w:rtl/>
        </w:rPr>
        <w:t>עיוות</w:t>
      </w:r>
      <w:r>
        <w:rPr>
          <w:rFonts w:hint="cs"/>
          <w:sz w:val="48"/>
          <w:szCs w:val="48"/>
          <w:rtl/>
        </w:rPr>
        <w:t>)</w:t>
      </w:r>
    </w:p>
    <w:p w14:paraId="1ABDB55F" w14:textId="6146877D" w:rsidR="00D34D19" w:rsidRDefault="00D34D19" w:rsidP="00451EB3">
      <w:pPr>
        <w:spacing w:line="360" w:lineRule="auto"/>
        <w:jc w:val="both"/>
        <w:rPr>
          <w:rFonts w:eastAsia="MS Mincho" w:cs="David"/>
          <w:b/>
          <w:bCs/>
          <w:rtl/>
        </w:rPr>
      </w:pPr>
    </w:p>
    <w:p w14:paraId="7AE3B3C2" w14:textId="77777777" w:rsidR="00451EB3" w:rsidRPr="00451EB3" w:rsidRDefault="00451EB3" w:rsidP="00896042">
      <w:pPr>
        <w:spacing w:line="360" w:lineRule="auto"/>
        <w:jc w:val="both"/>
        <w:rPr>
          <w:rFonts w:eastAsia="MS Mincho" w:cs="David"/>
          <w:b/>
          <w:bCs/>
          <w:rtl/>
        </w:rPr>
      </w:pPr>
      <w:r w:rsidRPr="00451EB3">
        <w:rPr>
          <w:rFonts w:eastAsia="MS Mincho" w:cs="David" w:hint="cs"/>
          <w:b/>
          <w:bCs/>
          <w:rtl/>
        </w:rPr>
        <w:t>מהו ה</w:t>
      </w:r>
      <w:r w:rsidR="00896042">
        <w:rPr>
          <w:rFonts w:eastAsia="MS Mincho" w:cs="David" w:hint="cs"/>
          <w:b/>
          <w:bCs/>
          <w:rtl/>
        </w:rPr>
        <w:t>ערך</w:t>
      </w:r>
      <w:r w:rsidRPr="00451EB3">
        <w:rPr>
          <w:rFonts w:eastAsia="MS Mincho" w:cs="David" w:hint="cs"/>
          <w:b/>
          <w:bCs/>
          <w:rtl/>
        </w:rPr>
        <w:t xml:space="preserve"> הבינארי שבו יש בעיה?</w:t>
      </w:r>
    </w:p>
    <w:p w14:paraId="0C7406CD" w14:textId="77777777" w:rsidR="00451EB3" w:rsidRDefault="00451EB3" w:rsidP="00451E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eastAsia="MS Mincho" w:cs="David"/>
          <w:rtl/>
        </w:rPr>
      </w:pPr>
      <w:r w:rsidRPr="00451EB3">
        <w:rPr>
          <w:rFonts w:eastAsia="MS Mincho" w:cs="David" w:hint="cs"/>
          <w:b/>
          <w:bCs/>
          <w:rtl/>
        </w:rPr>
        <w:t>תשובה</w:t>
      </w:r>
      <w:r>
        <w:rPr>
          <w:rFonts w:eastAsia="MS Mincho" w:cs="David" w:hint="cs"/>
          <w:rtl/>
        </w:rPr>
        <w:t xml:space="preserve">: </w:t>
      </w:r>
    </w:p>
    <w:p w14:paraId="5A359A8C" w14:textId="77777777" w:rsidR="00451EB3" w:rsidRDefault="00451EB3" w:rsidP="00451EB3">
      <w:pPr>
        <w:spacing w:line="360" w:lineRule="auto"/>
        <w:jc w:val="both"/>
        <w:rPr>
          <w:rFonts w:eastAsia="MS Mincho" w:cs="David"/>
          <w:rtl/>
        </w:rPr>
      </w:pPr>
    </w:p>
    <w:p w14:paraId="5576CFEA" w14:textId="77777777" w:rsidR="00451EB3" w:rsidRPr="00451EB3" w:rsidRDefault="00451EB3" w:rsidP="00451EB3">
      <w:pPr>
        <w:spacing w:line="360" w:lineRule="auto"/>
        <w:jc w:val="both"/>
        <w:rPr>
          <w:rFonts w:eastAsia="MS Mincho" w:cs="David"/>
          <w:b/>
          <w:bCs/>
          <w:rtl/>
        </w:rPr>
      </w:pPr>
      <w:r w:rsidRPr="00451EB3">
        <w:rPr>
          <w:rFonts w:eastAsia="MS Mincho" w:cs="David" w:hint="cs"/>
          <w:b/>
          <w:bCs/>
          <w:rtl/>
        </w:rPr>
        <w:t>מה הערך שחושב  ומה הערך הנכון שצריך להיות?</w:t>
      </w:r>
    </w:p>
    <w:p w14:paraId="4A1322CB" w14:textId="77777777" w:rsidR="00451EB3" w:rsidRDefault="00451EB3" w:rsidP="00451E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eastAsia="MS Mincho" w:cs="David"/>
          <w:rtl/>
        </w:rPr>
      </w:pPr>
      <w:r w:rsidRPr="00451EB3">
        <w:rPr>
          <w:rFonts w:eastAsia="MS Mincho" w:cs="David" w:hint="cs"/>
          <w:b/>
          <w:bCs/>
          <w:rtl/>
        </w:rPr>
        <w:t>תשובה</w:t>
      </w:r>
      <w:r>
        <w:rPr>
          <w:rFonts w:eastAsia="MS Mincho" w:cs="David" w:hint="cs"/>
          <w:rtl/>
        </w:rPr>
        <w:t>:</w:t>
      </w:r>
    </w:p>
    <w:p w14:paraId="00098237" w14:textId="6C118FD1" w:rsidR="000E44B9" w:rsidRPr="00451EB3" w:rsidRDefault="000E44B9" w:rsidP="00451EB3">
      <w:pPr>
        <w:spacing w:line="360" w:lineRule="auto"/>
        <w:jc w:val="both"/>
        <w:rPr>
          <w:rFonts w:eastAsia="MS Mincho" w:cs="David"/>
          <w:rtl/>
        </w:rPr>
      </w:pPr>
    </w:p>
    <w:p w14:paraId="47DE1EC7" w14:textId="63589E7E" w:rsidR="00953FAD" w:rsidRPr="00B2181D" w:rsidRDefault="000E44B9" w:rsidP="00B218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b/>
          <w:bCs/>
          <w:i/>
          <w:iCs/>
          <w:rtl/>
        </w:rPr>
      </w:pPr>
      <w:r w:rsidRPr="00B30CBC">
        <w:rPr>
          <w:rFonts w:hint="cs"/>
          <w:b/>
          <w:bCs/>
          <w:i/>
          <w:iCs/>
          <w:rtl/>
        </w:rPr>
        <w:t>קרא למדריך, רשום את השעה בה הוא ראה את המעגל:</w:t>
      </w:r>
      <w:r w:rsidRPr="00B30CBC">
        <w:rPr>
          <w:rFonts w:hint="cs"/>
          <w:b/>
          <w:bCs/>
          <w:i/>
          <w:iCs/>
          <w:bdr w:val="single" w:sz="4" w:space="0" w:color="auto"/>
          <w:rtl/>
        </w:rPr>
        <w:t xml:space="preserve"> </w:t>
      </w:r>
      <w:r w:rsidRPr="00B30CBC">
        <w:rPr>
          <w:b/>
          <w:bCs/>
          <w:i/>
          <w:iCs/>
          <w:bdr w:val="single" w:sz="4" w:space="0" w:color="auto"/>
          <w:rtl/>
        </w:rPr>
        <w:t xml:space="preserve"> </w:t>
      </w:r>
    </w:p>
    <w:p w14:paraId="5B4239C9" w14:textId="3F91650B" w:rsidR="00A413D8" w:rsidRDefault="007D3309" w:rsidP="000E44B9">
      <w:pPr>
        <w:pStyle w:val="Heading1"/>
        <w:rPr>
          <w:rtl/>
        </w:rPr>
      </w:pPr>
      <w:bookmarkStart w:id="134" w:name="_Toc520125331"/>
      <w:r w:rsidRPr="009A136B">
        <w:rPr>
          <w:rFonts w:hint="cs"/>
          <w:rtl/>
        </w:rPr>
        <w:lastRenderedPageBreak/>
        <w:t xml:space="preserve">בניית מסנן </w:t>
      </w:r>
      <w:r w:rsidR="009A136B">
        <w:rPr>
          <w:rFonts w:hint="cs"/>
          <w:rtl/>
        </w:rPr>
        <w:t>החלקה</w:t>
      </w:r>
      <w:r w:rsidR="008758C8">
        <w:rPr>
          <w:rFonts w:hint="cs"/>
          <w:rtl/>
        </w:rPr>
        <w:t xml:space="preserve"> אנלוגי</w:t>
      </w:r>
      <w:r w:rsidR="009A136B">
        <w:rPr>
          <w:rFonts w:hint="cs"/>
          <w:rtl/>
        </w:rPr>
        <w:t xml:space="preserve"> (</w:t>
      </w:r>
      <w:r w:rsidR="008758C8" w:rsidRPr="006A3F29">
        <w:rPr>
          <w:i/>
          <w:iCs/>
          <w:sz w:val="26"/>
          <w:szCs w:val="26"/>
        </w:rPr>
        <w:t xml:space="preserve">Analog smoothing </w:t>
      </w:r>
      <w:r w:rsidR="009A136B" w:rsidRPr="006A3F29">
        <w:rPr>
          <w:i/>
          <w:iCs/>
          <w:sz w:val="26"/>
          <w:szCs w:val="26"/>
        </w:rPr>
        <w:t xml:space="preserve"> LPF</w:t>
      </w:r>
      <w:r w:rsidR="009A136B">
        <w:rPr>
          <w:rFonts w:hint="cs"/>
          <w:rtl/>
        </w:rPr>
        <w:t>)</w:t>
      </w:r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34"/>
    </w:p>
    <w:p w14:paraId="6F8B5990" w14:textId="4F653C82" w:rsidR="00DE60CB" w:rsidRPr="00F71339" w:rsidRDefault="00451EB3" w:rsidP="00451EB3">
      <w:pPr>
        <w:spacing w:line="360" w:lineRule="auto"/>
        <w:rPr>
          <w:rFonts w:cs="David"/>
          <w:b/>
          <w:bCs/>
          <w:rtl/>
        </w:rPr>
      </w:pPr>
      <w:r>
        <w:rPr>
          <w:rFonts w:cs="David" w:hint="cs"/>
          <w:rtl/>
        </w:rPr>
        <w:t>כדי לסנן את ה-"קוונטיזציה" של אות המוצא</w:t>
      </w:r>
      <w:r w:rsidR="00D34D19">
        <w:rPr>
          <w:rFonts w:cs="David" w:hint="cs"/>
          <w:rtl/>
        </w:rPr>
        <w:t xml:space="preserve"> שעבר דגימה ושיחזור</w:t>
      </w:r>
      <w:r>
        <w:rPr>
          <w:rFonts w:cs="David" w:hint="cs"/>
          <w:rtl/>
        </w:rPr>
        <w:t xml:space="preserve"> אפשר להעבירו דרך מסנן אנלוגי. </w:t>
      </w:r>
      <w:r w:rsidR="00D34D19">
        <w:rPr>
          <w:rFonts w:cs="David" w:hint="cs"/>
          <w:rtl/>
        </w:rPr>
        <w:t xml:space="preserve">לשם כך </w:t>
      </w:r>
      <w:r w:rsidR="0000097F">
        <w:rPr>
          <w:rFonts w:cs="David" w:hint="cs"/>
          <w:rtl/>
        </w:rPr>
        <w:t>יש לבנות על המטריצה את המעגל הבא</w:t>
      </w:r>
      <w:r w:rsidR="00D34D19">
        <w:rPr>
          <w:rFonts w:cs="David" w:hint="cs"/>
          <w:rtl/>
        </w:rPr>
        <w:t xml:space="preserve"> (שהינו מסנן </w:t>
      </w:r>
      <w:r w:rsidR="00D34D19">
        <w:rPr>
          <w:rFonts w:cs="David" w:hint="cs"/>
        </w:rPr>
        <w:t>LPF</w:t>
      </w:r>
      <w:r w:rsidR="00D34D19">
        <w:rPr>
          <w:rFonts w:cs="David" w:hint="cs"/>
          <w:rtl/>
        </w:rPr>
        <w:t>)</w:t>
      </w:r>
      <w:r w:rsidR="0000097F">
        <w:rPr>
          <w:rFonts w:cs="David" w:hint="cs"/>
          <w:rtl/>
        </w:rPr>
        <w:t>:</w:t>
      </w:r>
      <w:r w:rsidR="00F71339">
        <w:rPr>
          <w:rFonts w:cs="David" w:hint="cs"/>
          <w:rtl/>
        </w:rPr>
        <w:t xml:space="preserve"> </w:t>
      </w:r>
      <w:r w:rsidR="00F71339" w:rsidRPr="00F71339">
        <w:rPr>
          <w:rFonts w:cs="David" w:hint="cs"/>
          <w:b/>
          <w:bCs/>
          <w:rtl/>
        </w:rPr>
        <w:t xml:space="preserve">השתמש בנגד של </w:t>
      </w:r>
      <w:r w:rsidR="00F71339" w:rsidRPr="00F71339">
        <w:rPr>
          <w:rFonts w:cs="David"/>
          <w:b/>
          <w:bCs/>
        </w:rPr>
        <w:t xml:space="preserve">56K </w:t>
      </w:r>
      <w:r w:rsidR="00F71339" w:rsidRPr="00F71339">
        <w:rPr>
          <w:rFonts w:cs="David" w:hint="cs"/>
          <w:b/>
          <w:bCs/>
          <w:rtl/>
        </w:rPr>
        <w:t xml:space="preserve"> וקבל של 0.1 מיקרופרד</w:t>
      </w:r>
    </w:p>
    <w:p w14:paraId="79CF193B" w14:textId="69870BC6" w:rsidR="00F71339" w:rsidRDefault="00101DE1" w:rsidP="00451EB3">
      <w:pPr>
        <w:spacing w:line="360" w:lineRule="auto"/>
        <w:rPr>
          <w:rFonts w:cs="David"/>
          <w:rtl/>
        </w:rPr>
      </w:pPr>
      <w:r w:rsidRPr="00101D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BEC607" wp14:editId="5B159B96">
            <wp:extent cx="5274310" cy="34334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D960" w14:textId="582D6245" w:rsidR="00DE60CB" w:rsidRPr="00DE60CB" w:rsidRDefault="00DE60CB" w:rsidP="00B828FC">
      <w:pPr>
        <w:spacing w:line="360" w:lineRule="auto"/>
        <w:rPr>
          <w:rFonts w:cs="David"/>
          <w:b/>
          <w:bCs/>
          <w:u w:val="single"/>
        </w:rPr>
      </w:pPr>
      <w:r w:rsidRPr="00DE60CB">
        <w:rPr>
          <w:rFonts w:cs="David" w:hint="cs"/>
          <w:b/>
          <w:bCs/>
          <w:u w:val="single"/>
          <w:rtl/>
        </w:rPr>
        <w:t xml:space="preserve">חיבור המסנן לכרטיס </w:t>
      </w:r>
    </w:p>
    <w:p w14:paraId="698FD3C2" w14:textId="0D33414C" w:rsidR="00445E7A" w:rsidRPr="00DE60CB" w:rsidRDefault="00445E7A" w:rsidP="00450461">
      <w:pPr>
        <w:pStyle w:val="ListParagraph"/>
        <w:numPr>
          <w:ilvl w:val="0"/>
          <w:numId w:val="13"/>
        </w:numPr>
        <w:rPr>
          <w:rFonts w:cs="David"/>
          <w:rtl/>
        </w:rPr>
      </w:pPr>
      <w:r>
        <w:rPr>
          <w:rFonts w:cs="David" w:hint="cs"/>
          <w:rtl/>
        </w:rPr>
        <w:t xml:space="preserve">השתמש במעגל </w:t>
      </w:r>
      <w:r w:rsidR="00D30C64">
        <w:rPr>
          <w:rFonts w:cs="David" w:hint="cs"/>
          <w:rtl/>
        </w:rPr>
        <w:t xml:space="preserve">מעבודת  ההכנה </w:t>
      </w:r>
    </w:p>
    <w:p w14:paraId="4DBBAEE4" w14:textId="597E8871" w:rsidR="0000097F" w:rsidRDefault="00DE60CB" w:rsidP="00953FAD">
      <w:pPr>
        <w:pStyle w:val="ListParagraph"/>
        <w:numPr>
          <w:ilvl w:val="0"/>
          <w:numId w:val="13"/>
        </w:numPr>
        <w:rPr>
          <w:rFonts w:cs="David"/>
        </w:rPr>
      </w:pPr>
      <w:r w:rsidRPr="00DE60CB">
        <w:rPr>
          <w:rFonts w:cs="David" w:hint="cs"/>
          <w:rtl/>
        </w:rPr>
        <w:t xml:space="preserve">וודא שלכניסת הכרטיס מחובר אות כניסה תקין (אות סינוסי </w:t>
      </w:r>
      <w:r w:rsidRPr="00DE60CB">
        <w:rPr>
          <w:rFonts w:eastAsia="MS Mincho" w:cs="David" w:hint="cs"/>
          <w:rtl/>
        </w:rPr>
        <w:t xml:space="preserve">באמפליטודה של </w:t>
      </w:r>
      <w:r w:rsidR="00906E79">
        <w:rPr>
          <w:rFonts w:eastAsia="MS Mincho" w:cs="David"/>
        </w:rPr>
        <w:t>400 mV PTP</w:t>
      </w:r>
      <w:r w:rsidRPr="00DE60CB">
        <w:rPr>
          <w:rFonts w:cs="David" w:hint="cs"/>
          <w:rtl/>
        </w:rPr>
        <w:t>)</w:t>
      </w:r>
    </w:p>
    <w:p w14:paraId="34312C82" w14:textId="26AD8F22" w:rsidR="006124BB" w:rsidRDefault="00DE60CB" w:rsidP="00953FAD">
      <w:pPr>
        <w:pStyle w:val="ListParagraph"/>
        <w:numPr>
          <w:ilvl w:val="0"/>
          <w:numId w:val="13"/>
        </w:numPr>
        <w:rPr>
          <w:rFonts w:cs="David"/>
        </w:rPr>
      </w:pPr>
      <w:r>
        <w:rPr>
          <w:rFonts w:cs="David" w:hint="cs"/>
          <w:rtl/>
        </w:rPr>
        <w:t>קבע את תדר המחולל ל-</w:t>
      </w:r>
      <w:r w:rsidR="00CA31BA" w:rsidRPr="00C27158">
        <w:rPr>
          <w:position w:val="-14"/>
        </w:rPr>
        <w:object w:dxaOrig="920" w:dyaOrig="400" w14:anchorId="241673FF">
          <v:shape id="_x0000_i1027" type="#_x0000_t75" style="width:45.75pt;height:19.5pt" o:ole="">
            <v:imagedata r:id="rId22" o:title=""/>
          </v:shape>
          <o:OLEObject Type="Embed" ProgID="Equation.DSMT4" ShapeID="_x0000_i1027" DrawAspect="Content" ObjectID="_1595660609" r:id="rId23"/>
        </w:object>
      </w:r>
      <w:r>
        <w:rPr>
          <w:rFonts w:hint="cs"/>
          <w:rtl/>
        </w:rPr>
        <w:t xml:space="preserve"> </w:t>
      </w:r>
      <w:r w:rsidRPr="00DE60CB">
        <w:rPr>
          <w:rFonts w:cs="David" w:hint="cs"/>
          <w:rtl/>
        </w:rPr>
        <w:t xml:space="preserve">ודגום </w:t>
      </w:r>
      <w:r>
        <w:rPr>
          <w:rFonts w:cs="David" w:hint="cs"/>
          <w:rtl/>
        </w:rPr>
        <w:t xml:space="preserve">את האותות </w:t>
      </w:r>
      <w:r w:rsidR="009A20EC">
        <w:rPr>
          <w:rFonts w:cs="David" w:hint="cs"/>
          <w:rtl/>
        </w:rPr>
        <w:t xml:space="preserve"> (לפני ואחרי המסנן) </w:t>
      </w:r>
      <w:r>
        <w:rPr>
          <w:rFonts w:cs="David" w:hint="cs"/>
          <w:rtl/>
        </w:rPr>
        <w:t>ל</w:t>
      </w:r>
      <w:r w:rsidR="00DC49DC">
        <w:rPr>
          <w:rFonts w:cs="David" w:hint="cs"/>
          <w:rtl/>
        </w:rPr>
        <w:t>דו"ח</w:t>
      </w:r>
    </w:p>
    <w:p w14:paraId="5D853C3C" w14:textId="77777777" w:rsidR="00955751" w:rsidRDefault="00955751" w:rsidP="0095575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ind w:left="360"/>
        <w:jc w:val="center"/>
        <w:rPr>
          <w:rtl/>
        </w:rPr>
      </w:pPr>
      <w:r>
        <w:rPr>
          <w:rFonts w:ascii="Arial Black"/>
          <w:color w:val="000000"/>
          <w:sz w:val="72"/>
          <w:szCs w:val="72"/>
          <w:rtl/>
        </w:rPr>
        <w:t>החלף בתמונת מסך</w:t>
      </w:r>
    </w:p>
    <w:p w14:paraId="5B64AECD" w14:textId="77777777" w:rsidR="00955751" w:rsidRPr="00961F47" w:rsidRDefault="00955751" w:rsidP="0095575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ind w:left="360"/>
        <w:jc w:val="center"/>
        <w:rPr>
          <w:sz w:val="48"/>
          <w:szCs w:val="48"/>
          <w:rtl/>
        </w:rPr>
      </w:pPr>
      <w:r>
        <w:rPr>
          <w:rFonts w:cs="David"/>
          <w:sz w:val="48"/>
          <w:szCs w:val="48"/>
        </w:rPr>
        <w:t>100 Hz</w:t>
      </w:r>
      <w:r>
        <w:rPr>
          <w:rFonts w:cs="David" w:hint="cs"/>
          <w:sz w:val="48"/>
          <w:szCs w:val="48"/>
          <w:rtl/>
        </w:rPr>
        <w:t xml:space="preserve"> </w:t>
      </w:r>
    </w:p>
    <w:p w14:paraId="24D1D5C1" w14:textId="77777777" w:rsidR="00CA31BA" w:rsidRDefault="00CA31BA" w:rsidP="00953FAD">
      <w:pPr>
        <w:pStyle w:val="ListParagraph"/>
        <w:numPr>
          <w:ilvl w:val="0"/>
          <w:numId w:val="13"/>
        </w:numPr>
        <w:rPr>
          <w:rFonts w:cs="David"/>
        </w:rPr>
      </w:pPr>
      <w:r>
        <w:rPr>
          <w:rFonts w:cs="David" w:hint="cs"/>
          <w:rtl/>
        </w:rPr>
        <w:t>קבע את תדר המחולל ל-</w:t>
      </w:r>
      <w:r w:rsidRPr="00C27158">
        <w:rPr>
          <w:position w:val="-14"/>
        </w:rPr>
        <w:object w:dxaOrig="760" w:dyaOrig="400" w14:anchorId="0C6CD5AE">
          <v:shape id="_x0000_i1028" type="#_x0000_t75" style="width:37.5pt;height:19.5pt" o:ole="">
            <v:imagedata r:id="rId24" o:title=""/>
          </v:shape>
          <o:OLEObject Type="Embed" ProgID="Equation.DSMT4" ShapeID="_x0000_i1028" DrawAspect="Content" ObjectID="_1595660610" r:id="rId25"/>
        </w:object>
      </w:r>
      <w:r>
        <w:rPr>
          <w:rFonts w:hint="cs"/>
          <w:rtl/>
        </w:rPr>
        <w:t xml:space="preserve"> </w:t>
      </w:r>
      <w:r w:rsidRPr="00DE60CB">
        <w:rPr>
          <w:rFonts w:cs="David" w:hint="cs"/>
          <w:rtl/>
        </w:rPr>
        <w:t xml:space="preserve">ודגום </w:t>
      </w:r>
      <w:r>
        <w:rPr>
          <w:rFonts w:cs="David" w:hint="cs"/>
          <w:rtl/>
        </w:rPr>
        <w:t xml:space="preserve">את האותות לדו"ח </w:t>
      </w:r>
    </w:p>
    <w:p w14:paraId="685E4A2D" w14:textId="77777777" w:rsidR="00955751" w:rsidRDefault="00955751" w:rsidP="00450461">
      <w:pPr>
        <w:pStyle w:val="NormalWeb"/>
        <w:pBdr>
          <w:top w:val="single" w:sz="4" w:space="1" w:color="auto"/>
          <w:left w:val="single" w:sz="4" w:space="4" w:color="auto"/>
          <w:bottom w:val="single" w:sz="4" w:space="22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tl/>
        </w:rPr>
      </w:pPr>
      <w:r>
        <w:rPr>
          <w:rFonts w:ascii="Arial Black"/>
          <w:color w:val="000000"/>
          <w:sz w:val="72"/>
          <w:szCs w:val="72"/>
          <w:rtl/>
        </w:rPr>
        <w:t>החלף בתמונת מסך</w:t>
      </w:r>
    </w:p>
    <w:p w14:paraId="04508C53" w14:textId="77777777" w:rsidR="00955751" w:rsidRPr="00961F47" w:rsidRDefault="00955751" w:rsidP="00450461">
      <w:pPr>
        <w:pStyle w:val="NormalWeb"/>
        <w:pBdr>
          <w:top w:val="single" w:sz="4" w:space="1" w:color="auto"/>
          <w:left w:val="single" w:sz="4" w:space="4" w:color="auto"/>
          <w:bottom w:val="single" w:sz="4" w:space="22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sz w:val="48"/>
          <w:szCs w:val="48"/>
          <w:rtl/>
        </w:rPr>
      </w:pPr>
      <w:r>
        <w:rPr>
          <w:rFonts w:cs="David"/>
          <w:sz w:val="48"/>
          <w:szCs w:val="48"/>
        </w:rPr>
        <w:t>1 KHz</w:t>
      </w:r>
      <w:r>
        <w:rPr>
          <w:rFonts w:cs="David" w:hint="cs"/>
          <w:sz w:val="48"/>
          <w:szCs w:val="48"/>
          <w:rtl/>
        </w:rPr>
        <w:t xml:space="preserve"> </w:t>
      </w:r>
    </w:p>
    <w:p w14:paraId="6C107017" w14:textId="1CC25114" w:rsidR="00451EB3" w:rsidRPr="00600E15" w:rsidRDefault="00451EB3" w:rsidP="00FF67D7">
      <w:pPr>
        <w:pStyle w:val="ListParagraph"/>
        <w:numPr>
          <w:ilvl w:val="0"/>
          <w:numId w:val="13"/>
        </w:numPr>
        <w:spacing w:line="360" w:lineRule="auto"/>
        <w:rPr>
          <w:rFonts w:cs="David"/>
        </w:rPr>
      </w:pPr>
      <w:r w:rsidRPr="00600E15">
        <w:rPr>
          <w:rFonts w:cs="David" w:hint="cs"/>
          <w:rtl/>
        </w:rPr>
        <w:t>שנ</w:t>
      </w:r>
      <w:r w:rsidR="00196544">
        <w:rPr>
          <w:rFonts w:cs="David" w:hint="cs"/>
          <w:rtl/>
        </w:rPr>
        <w:t>ה</w:t>
      </w:r>
      <w:r w:rsidRPr="00600E15">
        <w:rPr>
          <w:rFonts w:cs="David" w:hint="cs"/>
          <w:rtl/>
        </w:rPr>
        <w:t xml:space="preserve"> את הרזולוציה על ידי שימוש במצבים </w:t>
      </w:r>
      <w:r w:rsidRPr="00600E15">
        <w:rPr>
          <w:rFonts w:cs="David"/>
        </w:rPr>
        <w:t>Quantiz</w:t>
      </w:r>
      <w:r w:rsidR="00600E15" w:rsidRPr="00600E15">
        <w:rPr>
          <w:rFonts w:cs="David"/>
        </w:rPr>
        <w:t>ation</w:t>
      </w:r>
      <w:r w:rsidRPr="00600E15">
        <w:rPr>
          <w:rFonts w:cs="David"/>
        </w:rPr>
        <w:t>-</w:t>
      </w:r>
      <w:r w:rsidR="00FF67D7">
        <w:rPr>
          <w:rFonts w:cs="David"/>
        </w:rPr>
        <w:t>2</w:t>
      </w:r>
      <w:r w:rsidR="00981953">
        <w:rPr>
          <w:rFonts w:cs="David"/>
        </w:rPr>
        <w:t xml:space="preserve"> </w:t>
      </w:r>
      <w:r w:rsidR="00981953" w:rsidRPr="00600E15">
        <w:rPr>
          <w:rFonts w:cs="David" w:hint="cs"/>
          <w:rtl/>
        </w:rPr>
        <w:t xml:space="preserve">  </w:t>
      </w:r>
      <w:r w:rsidRPr="00600E15">
        <w:rPr>
          <w:rFonts w:cs="David" w:hint="cs"/>
          <w:rtl/>
        </w:rPr>
        <w:t xml:space="preserve">ו- </w:t>
      </w:r>
      <w:r w:rsidR="00600E15" w:rsidRPr="00600E15">
        <w:rPr>
          <w:rFonts w:cs="David"/>
        </w:rPr>
        <w:t>Quantization</w:t>
      </w:r>
      <w:r w:rsidR="005E44D5">
        <w:rPr>
          <w:rFonts w:cs="David"/>
        </w:rPr>
        <w:t>-11</w:t>
      </w:r>
      <w:r w:rsidRPr="00600E15">
        <w:rPr>
          <w:rFonts w:cs="David" w:hint="cs"/>
          <w:rtl/>
        </w:rPr>
        <w:t xml:space="preserve">  וחזור על הניסוי (שינוי </w:t>
      </w:r>
      <w:r w:rsidR="002A235A">
        <w:rPr>
          <w:rFonts w:cs="David" w:hint="cs"/>
          <w:rtl/>
        </w:rPr>
        <w:t>שני</w:t>
      </w:r>
      <w:r w:rsidR="002A235A" w:rsidRPr="00600E15">
        <w:rPr>
          <w:rFonts w:cs="David" w:hint="cs"/>
          <w:rtl/>
        </w:rPr>
        <w:t xml:space="preserve"> </w:t>
      </w:r>
      <w:r w:rsidRPr="00600E15">
        <w:rPr>
          <w:rFonts w:cs="David" w:hint="cs"/>
          <w:rtl/>
        </w:rPr>
        <w:t>התדרים)</w:t>
      </w:r>
      <w:r w:rsidR="002C7A59" w:rsidRPr="00600E15">
        <w:rPr>
          <w:rFonts w:cs="David" w:hint="cs"/>
          <w:rtl/>
        </w:rPr>
        <w:t xml:space="preserve"> (הפעם אין צורך להעתיק את כל המסכים לדו"ח)</w:t>
      </w:r>
      <w:r w:rsidR="00CF7935">
        <w:rPr>
          <w:rFonts w:cs="David" w:hint="cs"/>
          <w:rtl/>
        </w:rPr>
        <w:t>.</w:t>
      </w:r>
    </w:p>
    <w:p w14:paraId="6B83066C" w14:textId="77777777" w:rsidR="00451EB3" w:rsidRPr="00196544" w:rsidRDefault="00196544" w:rsidP="00376E7F">
      <w:pPr>
        <w:spacing w:line="360" w:lineRule="auto"/>
        <w:ind w:left="360"/>
        <w:rPr>
          <w:rFonts w:cs="David"/>
          <w:b/>
          <w:bCs/>
        </w:rPr>
      </w:pPr>
      <w:r w:rsidRPr="00196544">
        <w:rPr>
          <w:rFonts w:cs="David" w:hint="cs"/>
          <w:b/>
          <w:bCs/>
          <w:rtl/>
        </w:rPr>
        <w:t>מהם</w:t>
      </w:r>
      <w:r w:rsidR="00451EB3" w:rsidRPr="00196544">
        <w:rPr>
          <w:rFonts w:cs="David" w:hint="cs"/>
          <w:b/>
          <w:bCs/>
          <w:rtl/>
        </w:rPr>
        <w:t xml:space="preserve"> התדר והמצב </w:t>
      </w:r>
      <w:r w:rsidR="00451EB3" w:rsidRPr="00196544">
        <w:rPr>
          <w:rFonts w:cs="David"/>
          <w:b/>
          <w:bCs/>
        </w:rPr>
        <w:t xml:space="preserve"> Quantiz</w:t>
      </w:r>
      <w:r w:rsidR="00496DB2" w:rsidRPr="00196544">
        <w:rPr>
          <w:rFonts w:cs="David"/>
          <w:b/>
          <w:bCs/>
        </w:rPr>
        <w:t>ation</w:t>
      </w:r>
      <w:r w:rsidR="00451EB3" w:rsidRPr="00196544">
        <w:rPr>
          <w:rFonts w:cs="David" w:hint="cs"/>
          <w:b/>
          <w:bCs/>
          <w:rtl/>
        </w:rPr>
        <w:t xml:space="preserve"> שבו השפעת הפילטר </w:t>
      </w:r>
      <w:r w:rsidR="00376E7F">
        <w:rPr>
          <w:rFonts w:cs="David" w:hint="cs"/>
          <w:b/>
          <w:bCs/>
          <w:rtl/>
        </w:rPr>
        <w:t>היא הכי ניכרת לעין</w:t>
      </w:r>
      <w:r w:rsidRPr="00196544">
        <w:rPr>
          <w:rFonts w:cs="David" w:hint="cs"/>
          <w:b/>
          <w:bCs/>
          <w:rtl/>
        </w:rPr>
        <w:t xml:space="preserve">? </w:t>
      </w:r>
    </w:p>
    <w:p w14:paraId="1C9A4EFA" w14:textId="77777777" w:rsidR="00451EB3" w:rsidRPr="00196544" w:rsidRDefault="00451EB3" w:rsidP="001965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cs="David"/>
          <w:rtl/>
        </w:rPr>
      </w:pPr>
      <w:r w:rsidRPr="00196544">
        <w:rPr>
          <w:rFonts w:cs="David" w:hint="cs"/>
          <w:b/>
          <w:bCs/>
          <w:rtl/>
        </w:rPr>
        <w:t>תשובה</w:t>
      </w:r>
      <w:r w:rsidRPr="00196544">
        <w:rPr>
          <w:rFonts w:cs="David" w:hint="cs"/>
          <w:rtl/>
        </w:rPr>
        <w:t xml:space="preserve">: </w:t>
      </w:r>
    </w:p>
    <w:p w14:paraId="66D49C78" w14:textId="77777777" w:rsidR="00196544" w:rsidRDefault="00196544" w:rsidP="00196544">
      <w:pPr>
        <w:spacing w:line="360" w:lineRule="auto"/>
        <w:ind w:left="360"/>
        <w:rPr>
          <w:rFonts w:cs="David"/>
          <w:rtl/>
        </w:rPr>
      </w:pPr>
    </w:p>
    <w:p w14:paraId="058384A9" w14:textId="77777777" w:rsidR="00451EB3" w:rsidRPr="00196544" w:rsidRDefault="00196544" w:rsidP="00A46EC6">
      <w:pPr>
        <w:spacing w:line="360" w:lineRule="auto"/>
        <w:ind w:left="360"/>
        <w:rPr>
          <w:rFonts w:cs="David"/>
          <w:rtl/>
        </w:rPr>
      </w:pPr>
      <w:r w:rsidRPr="00196544">
        <w:rPr>
          <w:rFonts w:cs="David" w:hint="cs"/>
          <w:rtl/>
        </w:rPr>
        <w:t>הצג מצב זה</w:t>
      </w:r>
      <w:r w:rsidR="00A46EC6">
        <w:rPr>
          <w:rFonts w:cs="David" w:hint="cs"/>
          <w:rtl/>
        </w:rPr>
        <w:t xml:space="preserve"> </w:t>
      </w:r>
      <w:r>
        <w:rPr>
          <w:rFonts w:cs="David" w:hint="cs"/>
          <w:rtl/>
        </w:rPr>
        <w:t>ו</w:t>
      </w:r>
      <w:r w:rsidR="00451EB3" w:rsidRPr="00196544">
        <w:rPr>
          <w:rFonts w:cs="David" w:hint="cs"/>
          <w:rtl/>
        </w:rPr>
        <w:t>דגום את התמו</w:t>
      </w:r>
      <w:r w:rsidR="00600E15" w:rsidRPr="00196544">
        <w:rPr>
          <w:rFonts w:cs="David" w:hint="cs"/>
          <w:rtl/>
        </w:rPr>
        <w:t>נ</w:t>
      </w:r>
      <w:r w:rsidR="00451EB3" w:rsidRPr="00196544">
        <w:rPr>
          <w:rFonts w:cs="David" w:hint="cs"/>
          <w:rtl/>
        </w:rPr>
        <w:t>ה של מצב</w:t>
      </w:r>
      <w:r w:rsidR="00600E15" w:rsidRPr="00196544">
        <w:rPr>
          <w:rFonts w:cs="David" w:hint="cs"/>
          <w:rtl/>
        </w:rPr>
        <w:t xml:space="preserve"> מסונן</w:t>
      </w:r>
      <w:r w:rsidR="00451EB3" w:rsidRPr="00196544">
        <w:rPr>
          <w:rFonts w:cs="David" w:hint="cs"/>
          <w:rtl/>
        </w:rPr>
        <w:t xml:space="preserve"> זה ל</w:t>
      </w:r>
      <w:r w:rsidR="002C7A59" w:rsidRPr="00196544">
        <w:rPr>
          <w:rFonts w:cs="David" w:hint="cs"/>
          <w:rtl/>
        </w:rPr>
        <w:t>דו"ח</w:t>
      </w:r>
      <w:r w:rsidR="00451EB3" w:rsidRPr="00196544">
        <w:rPr>
          <w:rFonts w:cs="David" w:hint="cs"/>
          <w:rtl/>
        </w:rPr>
        <w:t>.</w:t>
      </w:r>
    </w:p>
    <w:p w14:paraId="0348E954" w14:textId="77777777" w:rsidR="00955751" w:rsidRDefault="00955751" w:rsidP="0095575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tl/>
        </w:rPr>
      </w:pPr>
      <w:r>
        <w:rPr>
          <w:rFonts w:ascii="Arial Black"/>
          <w:color w:val="000000"/>
          <w:sz w:val="72"/>
          <w:szCs w:val="72"/>
          <w:rtl/>
        </w:rPr>
        <w:t>החלף בתמונת מסך</w:t>
      </w:r>
    </w:p>
    <w:p w14:paraId="1F2BF37D" w14:textId="77777777" w:rsidR="005E4E38" w:rsidRDefault="00955751" w:rsidP="009557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cs="David"/>
          <w:b/>
          <w:bCs/>
          <w:rtl/>
        </w:rPr>
      </w:pPr>
      <w:r>
        <w:rPr>
          <w:rFonts w:cs="David" w:hint="cs"/>
          <w:sz w:val="48"/>
          <w:szCs w:val="48"/>
          <w:rtl/>
        </w:rPr>
        <w:t>רלוונטית</w:t>
      </w:r>
    </w:p>
    <w:p w14:paraId="7428D02F" w14:textId="77777777" w:rsidR="000E44B9" w:rsidRPr="00C5061D" w:rsidRDefault="00CA31BA" w:rsidP="00DB4FE5">
      <w:pPr>
        <w:spacing w:line="360" w:lineRule="auto"/>
        <w:rPr>
          <w:rFonts w:cs="David"/>
          <w:b/>
          <w:bCs/>
          <w:rtl/>
        </w:rPr>
      </w:pPr>
      <w:r w:rsidRPr="00C5061D">
        <w:rPr>
          <w:rFonts w:cs="David" w:hint="cs"/>
          <w:b/>
          <w:bCs/>
          <w:rtl/>
        </w:rPr>
        <w:t xml:space="preserve">הסק את המסקנות לגבי </w:t>
      </w:r>
      <w:r w:rsidR="002C7A59">
        <w:rPr>
          <w:rFonts w:cs="David" w:hint="cs"/>
          <w:b/>
          <w:bCs/>
          <w:rtl/>
        </w:rPr>
        <w:t>ה</w:t>
      </w:r>
      <w:r w:rsidRPr="00C5061D">
        <w:rPr>
          <w:rFonts w:cs="David" w:hint="cs"/>
          <w:b/>
          <w:bCs/>
          <w:rtl/>
        </w:rPr>
        <w:t xml:space="preserve">צורך במסנן החלקה ותפקידו. </w:t>
      </w:r>
    </w:p>
    <w:p w14:paraId="5CC7A0BF" w14:textId="77777777" w:rsidR="00DB4FE5" w:rsidRDefault="00C5061D" w:rsidP="00DB4F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cs="David"/>
          <w:rtl/>
        </w:rPr>
      </w:pPr>
      <w:r w:rsidRPr="00C5061D">
        <w:rPr>
          <w:rFonts w:cs="David" w:hint="cs"/>
          <w:b/>
          <w:bCs/>
          <w:rtl/>
        </w:rPr>
        <w:t>תשובה</w:t>
      </w:r>
      <w:r>
        <w:rPr>
          <w:rFonts w:cs="David" w:hint="cs"/>
          <w:rtl/>
        </w:rPr>
        <w:t xml:space="preserve">: </w:t>
      </w:r>
    </w:p>
    <w:p w14:paraId="716E9B05" w14:textId="77777777" w:rsidR="00DB4FE5" w:rsidRDefault="00DB4FE5" w:rsidP="00DB4FE5">
      <w:pPr>
        <w:spacing w:line="360" w:lineRule="auto"/>
        <w:rPr>
          <w:rtl/>
        </w:rPr>
      </w:pPr>
    </w:p>
    <w:p w14:paraId="3B3E14A4" w14:textId="77777777" w:rsidR="0061240D" w:rsidRDefault="0061240D" w:rsidP="0061240D">
      <w:pPr>
        <w:rPr>
          <w:rFonts w:eastAsia="MS Mincho" w:cs="David"/>
          <w:b/>
          <w:bCs/>
          <w:u w:val="single"/>
          <w:rtl/>
        </w:rPr>
      </w:pPr>
      <w:r>
        <w:rPr>
          <w:rFonts w:eastAsia="MS Mincho" w:cs="David" w:hint="cs"/>
          <w:b/>
          <w:bCs/>
          <w:u w:val="single"/>
          <w:rtl/>
        </w:rPr>
        <w:t xml:space="preserve">פרק את המטריצה והחזר למקום </w:t>
      </w:r>
    </w:p>
    <w:p w14:paraId="57AA9AF0" w14:textId="77777777" w:rsidR="0061240D" w:rsidRDefault="0061240D" w:rsidP="00DB4FE5">
      <w:pPr>
        <w:spacing w:line="360" w:lineRule="auto"/>
        <w:rPr>
          <w:rtl/>
        </w:rPr>
      </w:pPr>
    </w:p>
    <w:p w14:paraId="4706CE57" w14:textId="77777777" w:rsidR="000E44B9" w:rsidRDefault="000E44B9" w:rsidP="000E44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b/>
          <w:bCs/>
          <w:i/>
          <w:iCs/>
          <w:rtl/>
        </w:rPr>
      </w:pPr>
      <w:r w:rsidRPr="00B30CBC">
        <w:rPr>
          <w:rFonts w:hint="cs"/>
          <w:b/>
          <w:bCs/>
          <w:i/>
          <w:iCs/>
          <w:rtl/>
        </w:rPr>
        <w:t>קרא למדריך, רשום את השעה בה הוא ראה את המעגל:</w:t>
      </w:r>
      <w:r w:rsidRPr="00B30CBC">
        <w:rPr>
          <w:rFonts w:hint="cs"/>
          <w:b/>
          <w:bCs/>
          <w:i/>
          <w:iCs/>
          <w:bdr w:val="single" w:sz="4" w:space="0" w:color="auto"/>
          <w:rtl/>
        </w:rPr>
        <w:t xml:space="preserve"> </w:t>
      </w:r>
      <w:r w:rsidRPr="00B30CBC">
        <w:rPr>
          <w:b/>
          <w:bCs/>
          <w:i/>
          <w:iCs/>
          <w:bdr w:val="single" w:sz="4" w:space="0" w:color="auto"/>
          <w:rtl/>
        </w:rPr>
        <w:t xml:space="preserve"> </w:t>
      </w:r>
    </w:p>
    <w:p w14:paraId="0674D15C" w14:textId="588DD4B9" w:rsidR="00427DF2" w:rsidRDefault="00BD3AC8" w:rsidP="00953FAD">
      <w:pPr>
        <w:pStyle w:val="Heading1"/>
        <w:rPr>
          <w:rtl/>
        </w:rPr>
      </w:pPr>
      <w:bookmarkStart w:id="135" w:name="_מיני_פרויקט_מודרך"/>
      <w:bookmarkStart w:id="136" w:name="_Toc238540768"/>
      <w:bookmarkStart w:id="137" w:name="_Toc238540815"/>
      <w:bookmarkStart w:id="138" w:name="_Toc238543748"/>
      <w:bookmarkStart w:id="139" w:name="_Toc238545060"/>
      <w:bookmarkStart w:id="140" w:name="_Toc238545560"/>
      <w:bookmarkStart w:id="141" w:name="_Toc238545682"/>
      <w:bookmarkStart w:id="142" w:name="_Toc243286115"/>
      <w:bookmarkStart w:id="143" w:name="_Toc243288955"/>
      <w:bookmarkStart w:id="144" w:name="_Toc243289217"/>
      <w:bookmarkStart w:id="145" w:name="_Toc520125332"/>
      <w:bookmarkEnd w:id="135"/>
      <w:r w:rsidRPr="00BD3AC8">
        <w:rPr>
          <w:rFonts w:hint="cs"/>
          <w:rtl/>
        </w:rPr>
        <w:t xml:space="preserve">מיני פרויקט מודרך </w:t>
      </w:r>
      <w:r w:rsidR="008F13EA">
        <w:rPr>
          <w:rtl/>
        </w:rPr>
        <w:t>–</w:t>
      </w:r>
      <w:r w:rsidRPr="00BD3AC8">
        <w:rPr>
          <w:rFonts w:hint="cs"/>
          <w:rtl/>
        </w:rPr>
        <w:t xml:space="preserve"> </w:t>
      </w:r>
      <w:r w:rsidRPr="00BD3AC8">
        <w:rPr>
          <w:rFonts w:hint="eastAsia"/>
          <w:rtl/>
        </w:rPr>
        <w:t>הקלטה</w:t>
      </w:r>
      <w:r w:rsidRPr="00BD3AC8">
        <w:rPr>
          <w:rtl/>
        </w:rPr>
        <w:t xml:space="preserve"> </w:t>
      </w:r>
      <w:r w:rsidRPr="00BD3AC8">
        <w:rPr>
          <w:rFonts w:hint="eastAsia"/>
          <w:rtl/>
        </w:rPr>
        <w:t>דיגיטלית</w:t>
      </w:r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r w:rsidR="00E552DC">
        <w:rPr>
          <w:rFonts w:hint="cs"/>
          <w:rtl/>
        </w:rPr>
        <w:t xml:space="preserve"> </w:t>
      </w:r>
      <w:r w:rsidR="00E552DC">
        <w:rPr>
          <w:rtl/>
        </w:rPr>
        <w:t>–</w:t>
      </w:r>
      <w:r w:rsidR="00E552DC">
        <w:rPr>
          <w:rFonts w:hint="cs"/>
          <w:rtl/>
        </w:rPr>
        <w:t xml:space="preserve"> סינוס טהור</w:t>
      </w:r>
      <w:bookmarkEnd w:id="145"/>
    </w:p>
    <w:p w14:paraId="4A906121" w14:textId="77777777" w:rsidR="009D62DB" w:rsidRDefault="009D62DB" w:rsidP="00B3163E">
      <w:pPr>
        <w:spacing w:line="360" w:lineRule="auto"/>
        <w:jc w:val="both"/>
        <w:rPr>
          <w:rFonts w:eastAsia="MS Mincho" w:cs="David"/>
          <w:rtl/>
        </w:rPr>
      </w:pPr>
    </w:p>
    <w:p w14:paraId="1FEB1D5C" w14:textId="77777777" w:rsidR="008D122F" w:rsidRDefault="00B3163E" w:rsidP="00A46EC6">
      <w:pPr>
        <w:spacing w:line="360" w:lineRule="auto"/>
        <w:jc w:val="both"/>
        <w:rPr>
          <w:rFonts w:eastAsia="MS Mincho" w:cs="David"/>
          <w:rtl/>
        </w:rPr>
      </w:pPr>
      <w:r>
        <w:rPr>
          <w:rFonts w:eastAsia="MS Mincho" w:cs="David" w:hint="cs"/>
          <w:rtl/>
        </w:rPr>
        <w:t>כיום מכשירי</w:t>
      </w:r>
      <w:r w:rsidR="005D1DB1">
        <w:rPr>
          <w:rFonts w:eastAsia="MS Mincho" w:cs="David" w:hint="cs"/>
          <w:rtl/>
        </w:rPr>
        <w:t xml:space="preserve"> הקלטה אנלוגיים (וידאו, טי</w:t>
      </w:r>
      <w:r w:rsidR="003D1C27">
        <w:rPr>
          <w:rFonts w:eastAsia="MS Mincho" w:cs="David" w:hint="cs"/>
          <w:rtl/>
        </w:rPr>
        <w:t>יפ) כמעט ולא קיימים, ורוב מכשיר</w:t>
      </w:r>
      <w:r w:rsidR="005D1DB1">
        <w:rPr>
          <w:rFonts w:eastAsia="MS Mincho" w:cs="David" w:hint="cs"/>
          <w:rtl/>
        </w:rPr>
        <w:t xml:space="preserve">י ההקלטה הם דיגיטליים (מצלמות וידאו דיגיטליות, מכשירי הקלטה על גבי כוננים קשיחים או </w:t>
      </w:r>
      <w:r w:rsidR="005D1DB1" w:rsidRPr="00382FE0">
        <w:rPr>
          <w:rFonts w:eastAsia="MS Mincho" w:cs="David"/>
          <w:i/>
          <w:iCs/>
        </w:rPr>
        <w:t>DVD</w:t>
      </w:r>
      <w:r w:rsidR="005D1DB1">
        <w:rPr>
          <w:rFonts w:eastAsia="MS Mincho" w:cs="David" w:hint="cs"/>
          <w:rtl/>
        </w:rPr>
        <w:t xml:space="preserve">). </w:t>
      </w:r>
      <w:r w:rsidR="008A5B58">
        <w:rPr>
          <w:rFonts w:eastAsia="MS Mincho" w:cs="David" w:hint="cs"/>
          <w:rtl/>
        </w:rPr>
        <w:t>כעת ניצור</w:t>
      </w:r>
      <w:r w:rsidR="00A46EC6">
        <w:rPr>
          <w:rFonts w:eastAsia="MS Mincho" w:cs="David" w:hint="cs"/>
          <w:rtl/>
        </w:rPr>
        <w:t xml:space="preserve"> במעבדה</w:t>
      </w:r>
      <w:r w:rsidR="008A5B58">
        <w:rPr>
          <w:rFonts w:eastAsia="MS Mincho" w:cs="David" w:hint="cs"/>
          <w:rtl/>
        </w:rPr>
        <w:t xml:space="preserve"> "מכשיר הקלטה</w:t>
      </w:r>
      <w:r>
        <w:rPr>
          <w:rFonts w:eastAsia="MS Mincho" w:cs="David" w:hint="cs"/>
          <w:rtl/>
        </w:rPr>
        <w:t>" דיגיטלי</w:t>
      </w:r>
      <w:r w:rsidR="008A5B58">
        <w:rPr>
          <w:rFonts w:eastAsia="MS Mincho" w:cs="David" w:hint="cs"/>
          <w:rtl/>
        </w:rPr>
        <w:t>.</w:t>
      </w:r>
    </w:p>
    <w:p w14:paraId="19D21B41" w14:textId="512B2867" w:rsidR="005140B2" w:rsidRPr="00953FAD" w:rsidRDefault="005140B2" w:rsidP="00953FAD">
      <w:pPr>
        <w:pStyle w:val="Heading2"/>
        <w:numPr>
          <w:ilvl w:val="1"/>
          <w:numId w:val="28"/>
        </w:numPr>
        <w:rPr>
          <w:rtl/>
        </w:rPr>
      </w:pPr>
      <w:bookmarkStart w:id="146" w:name="_Toc477184610"/>
      <w:bookmarkStart w:id="147" w:name="_Toc520125333"/>
      <w:r w:rsidRPr="00953FAD">
        <w:rPr>
          <w:rFonts w:hint="cs"/>
          <w:rtl/>
        </w:rPr>
        <w:t>הקלט</w:t>
      </w:r>
      <w:r w:rsidRPr="00953FAD">
        <w:rPr>
          <w:rFonts w:hint="eastAsia"/>
          <w:rtl/>
        </w:rPr>
        <w:t>ת</w:t>
      </w:r>
      <w:r w:rsidRPr="00953FAD">
        <w:rPr>
          <w:rFonts w:hint="cs"/>
          <w:rtl/>
        </w:rPr>
        <w:t xml:space="preserve"> סינוס טהור</w:t>
      </w:r>
      <w:bookmarkEnd w:id="146"/>
      <w:bookmarkEnd w:id="147"/>
    </w:p>
    <w:p w14:paraId="2C6C555F" w14:textId="1C8D858E" w:rsidR="005140B2" w:rsidRDefault="005140B2" w:rsidP="008C0135">
      <w:bookmarkStart w:id="148" w:name="_Toc477184611"/>
      <w:r w:rsidRPr="004A7C4B">
        <w:rPr>
          <w:rFonts w:hint="cs"/>
          <w:rtl/>
        </w:rPr>
        <w:t xml:space="preserve">בנה מערכת לפי ה- </w:t>
      </w:r>
      <w:r w:rsidRPr="004A7C4B">
        <w:t>setup</w:t>
      </w:r>
      <w:r w:rsidRPr="004A7C4B">
        <w:rPr>
          <w:rFonts w:hint="cs"/>
          <w:rtl/>
        </w:rPr>
        <w:t xml:space="preserve">  הבא</w:t>
      </w:r>
      <w:bookmarkEnd w:id="148"/>
      <w:r w:rsidRPr="004A7C4B">
        <w:rPr>
          <w:rFonts w:hint="cs"/>
          <w:rtl/>
        </w:rPr>
        <w:t xml:space="preserve"> </w:t>
      </w:r>
    </w:p>
    <w:p w14:paraId="54EEB2ED" w14:textId="50DCD8F7" w:rsidR="0080747F" w:rsidRPr="0080747F" w:rsidRDefault="0080747F" w:rsidP="0080747F">
      <w:r>
        <w:rPr>
          <w:noProof/>
        </w:rPr>
        <w:drawing>
          <wp:inline distT="0" distB="0" distL="0" distR="0" wp14:anchorId="437C4AEE" wp14:editId="6897EAD3">
            <wp:extent cx="4867275" cy="32645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6437" cy="327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DCFF" w14:textId="564E4C45" w:rsidR="00422091" w:rsidRDefault="00422091" w:rsidP="00422091">
      <w:pPr>
        <w:keepNext/>
      </w:pPr>
    </w:p>
    <w:p w14:paraId="6BA5BC88" w14:textId="77777777" w:rsidR="00953FAD" w:rsidRDefault="00422091" w:rsidP="00953FAD">
      <w:r>
        <w:t xml:space="preserve">SETUP DIGITAL RECORDER </w:t>
      </w:r>
    </w:p>
    <w:p w14:paraId="05F1C28E" w14:textId="23C9F039" w:rsidR="00D4720B" w:rsidRDefault="007F4609" w:rsidP="00953FAD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203CC396" wp14:editId="6AC91AEE">
            <wp:extent cx="5274310" cy="17945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6F89" w14:textId="135FD04E" w:rsidR="00F71339" w:rsidRDefault="00F71339" w:rsidP="00953FAD">
      <w:pPr>
        <w:rPr>
          <w:rtl/>
        </w:rPr>
      </w:pPr>
    </w:p>
    <w:p w14:paraId="5DC70232" w14:textId="577EE25E" w:rsidR="00F71339" w:rsidRPr="007F4609" w:rsidRDefault="00512F59" w:rsidP="00953FAD">
      <w:r>
        <w:rPr>
          <w:noProof/>
        </w:rPr>
        <w:drawing>
          <wp:inline distT="0" distB="0" distL="0" distR="0" wp14:anchorId="39BF2676" wp14:editId="6F32D156">
            <wp:extent cx="5274310" cy="21710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7589" w14:textId="6C0B1FF3" w:rsidR="00422091" w:rsidRPr="0033204A" w:rsidRDefault="00422091" w:rsidP="005140B2">
      <w:pPr>
        <w:rPr>
          <w:u w:val="single"/>
        </w:rPr>
      </w:pPr>
    </w:p>
    <w:p w14:paraId="23C5F692" w14:textId="679FE787" w:rsidR="00435A2C" w:rsidRDefault="00435A2C" w:rsidP="008C0135">
      <w:pPr>
        <w:pStyle w:val="ListParagraph"/>
        <w:numPr>
          <w:ilvl w:val="0"/>
          <w:numId w:val="35"/>
        </w:numPr>
      </w:pPr>
      <w:r>
        <w:rPr>
          <w:rFonts w:hint="cs"/>
          <w:rtl/>
        </w:rPr>
        <w:t>חבר את כרטיס ה</w:t>
      </w:r>
      <w:r>
        <w:t>de</w:t>
      </w:r>
      <w:r>
        <w:rPr>
          <w:rFonts w:hint="cs"/>
        </w:rPr>
        <w:t>1</w:t>
      </w:r>
      <w:r>
        <w:t>0</w:t>
      </w:r>
      <w:r>
        <w:rPr>
          <w:rFonts w:hint="cs"/>
          <w:rtl/>
        </w:rPr>
        <w:t xml:space="preserve"> , כפי שמתואר באיור לעיל.</w:t>
      </w:r>
    </w:p>
    <w:p w14:paraId="75AF2197" w14:textId="5CEDA453" w:rsidR="003760E8" w:rsidRDefault="003760E8" w:rsidP="008C0135">
      <w:pPr>
        <w:pStyle w:val="ListParagraph"/>
        <w:numPr>
          <w:ilvl w:val="0"/>
          <w:numId w:val="35"/>
        </w:numPr>
      </w:pPr>
      <w:r>
        <w:rPr>
          <w:rFonts w:hint="cs"/>
          <w:rtl/>
        </w:rPr>
        <w:t>הגדר כ</w:t>
      </w:r>
      <w:r>
        <w:rPr>
          <w:rFonts w:hint="cs"/>
        </w:rPr>
        <w:t xml:space="preserve">TOP </w:t>
      </w:r>
      <w:r w:rsidR="00435A2C">
        <w:rPr>
          <w:rFonts w:hint="cs"/>
          <w:rtl/>
        </w:rPr>
        <w:t xml:space="preserve"> </w:t>
      </w:r>
      <w:r>
        <w:rPr>
          <w:rFonts w:hint="cs"/>
          <w:rtl/>
        </w:rPr>
        <w:t xml:space="preserve">את </w:t>
      </w:r>
      <w:proofErr w:type="spellStart"/>
      <w:r w:rsidR="005140B2" w:rsidRPr="0033204A">
        <w:t>experiment_digital_recorder</w:t>
      </w:r>
      <w:r w:rsidR="003A563E">
        <w:t>.bdf</w:t>
      </w:r>
      <w:proofErr w:type="spellEnd"/>
      <w:r w:rsidR="005140B2" w:rsidRPr="0033204A">
        <w:t xml:space="preserve"> </w:t>
      </w:r>
      <w:r w:rsidR="005140B2" w:rsidRPr="0033204A">
        <w:rPr>
          <w:rFonts w:hint="cs"/>
          <w:rtl/>
        </w:rPr>
        <w:t xml:space="preserve"> </w:t>
      </w:r>
    </w:p>
    <w:p w14:paraId="51535CFC" w14:textId="1A049238" w:rsidR="009A20EC" w:rsidRDefault="009A20EC" w:rsidP="008C0135">
      <w:pPr>
        <w:pStyle w:val="ListParagraph"/>
        <w:numPr>
          <w:ilvl w:val="0"/>
          <w:numId w:val="35"/>
        </w:numPr>
      </w:pPr>
      <w:r>
        <w:rPr>
          <w:rFonts w:hint="cs"/>
          <w:rtl/>
        </w:rPr>
        <w:t xml:space="preserve">וודא שהמונים של הקריאה והכתיבה מכסים את כל התחום הדינמי של 15 </w:t>
      </w:r>
      <w:r>
        <w:rPr>
          <w:rFonts w:hint="cs"/>
        </w:rPr>
        <w:t>BIT</w:t>
      </w:r>
    </w:p>
    <w:p w14:paraId="3C6A52E2" w14:textId="347B836C" w:rsidR="005140B2" w:rsidRDefault="003760E8" w:rsidP="008C0135">
      <w:pPr>
        <w:pStyle w:val="ListParagraph"/>
        <w:numPr>
          <w:ilvl w:val="0"/>
          <w:numId w:val="35"/>
        </w:numPr>
        <w:rPr>
          <w:rtl/>
        </w:rPr>
      </w:pPr>
      <w:r>
        <w:rPr>
          <w:rFonts w:hint="cs"/>
          <w:rtl/>
        </w:rPr>
        <w:t>קמפל</w:t>
      </w:r>
      <w:r w:rsidR="00435A2C">
        <w:rPr>
          <w:rFonts w:hint="cs"/>
          <w:rtl/>
        </w:rPr>
        <w:t>,</w:t>
      </w:r>
      <w:r>
        <w:rPr>
          <w:rFonts w:hint="cs"/>
          <w:rtl/>
        </w:rPr>
        <w:t xml:space="preserve"> וודא שהכל מחובר</w:t>
      </w:r>
      <w:r w:rsidR="00435A2C">
        <w:rPr>
          <w:rFonts w:hint="cs"/>
          <w:rtl/>
        </w:rPr>
        <w:t xml:space="preserve"> והורד לכרטיס.</w:t>
      </w:r>
      <w:r>
        <w:rPr>
          <w:rFonts w:hint="cs"/>
          <w:rtl/>
        </w:rPr>
        <w:t xml:space="preserve"> </w:t>
      </w:r>
    </w:p>
    <w:p w14:paraId="55FA6DA2" w14:textId="2E21008C" w:rsidR="005140B2" w:rsidRDefault="005140B2" w:rsidP="008C0135">
      <w:pPr>
        <w:pStyle w:val="ListParagraph"/>
        <w:numPr>
          <w:ilvl w:val="0"/>
          <w:numId w:val="35"/>
        </w:numPr>
        <w:rPr>
          <w:rtl/>
        </w:rPr>
      </w:pPr>
      <w:r w:rsidRPr="0033204A">
        <w:rPr>
          <w:rtl/>
        </w:rPr>
        <w:t xml:space="preserve">כוון  את מחולל אותות ל-תדר – </w:t>
      </w:r>
      <w:r w:rsidRPr="0033204A">
        <w:t>Hz</w:t>
      </w:r>
      <w:r w:rsidR="0033204A" w:rsidRPr="0033204A">
        <w:rPr>
          <w:rtl/>
        </w:rPr>
        <w:t xml:space="preserve">100 , אמפליטודה </w:t>
      </w:r>
      <w:r w:rsidR="0033204A" w:rsidRPr="0033204A">
        <w:t xml:space="preserve">400mVpp </w:t>
      </w:r>
    </w:p>
    <w:p w14:paraId="4D30B353" w14:textId="3203E916" w:rsidR="00564B78" w:rsidRPr="00564B78" w:rsidRDefault="00564B78" w:rsidP="00435A2C">
      <w:pPr>
        <w:pStyle w:val="ListParagraph"/>
        <w:numPr>
          <w:ilvl w:val="0"/>
          <w:numId w:val="35"/>
        </w:numPr>
      </w:pPr>
      <w:r>
        <w:rPr>
          <w:rFonts w:hint="cs"/>
          <w:rtl/>
        </w:rPr>
        <w:t>וודא שמפסק</w:t>
      </w:r>
      <w:r w:rsidR="00166C17">
        <w:rPr>
          <w:rFonts w:hint="cs"/>
          <w:rtl/>
        </w:rPr>
        <w:t xml:space="preserve">  </w:t>
      </w:r>
      <w:r w:rsidR="00166C17">
        <w:t>SW9</w:t>
      </w:r>
      <w:r w:rsidR="00435A2C">
        <w:rPr>
          <w:rFonts w:hint="cs"/>
          <w:rtl/>
        </w:rPr>
        <w:t xml:space="preserve"> למטה והנורית כבויה.</w:t>
      </w:r>
      <w:r>
        <w:rPr>
          <w:rFonts w:hint="cs"/>
          <w:rtl/>
        </w:rPr>
        <w:t xml:space="preserve"> </w:t>
      </w:r>
    </w:p>
    <w:p w14:paraId="034CCF46" w14:textId="68914BD2" w:rsidR="005140B2" w:rsidRPr="0033204A" w:rsidRDefault="005140B2" w:rsidP="008C0135">
      <w:pPr>
        <w:pStyle w:val="ListParagraph"/>
        <w:numPr>
          <w:ilvl w:val="0"/>
          <w:numId w:val="35"/>
        </w:numPr>
        <w:rPr>
          <w:rtl/>
        </w:rPr>
      </w:pPr>
      <w:r w:rsidRPr="0033204A">
        <w:rPr>
          <w:rtl/>
        </w:rPr>
        <w:t xml:space="preserve">בצע הקלטה של אות הכניסה:ע"י אילוץ '1' לוגי בקו </w:t>
      </w:r>
      <w:r w:rsidRPr="0033204A">
        <w:t xml:space="preserve">record  </w:t>
      </w:r>
      <w:r w:rsidRPr="0033204A">
        <w:rPr>
          <w:rtl/>
        </w:rPr>
        <w:t xml:space="preserve"> (מפסק </w:t>
      </w:r>
      <w:r w:rsidRPr="0033204A">
        <w:t>SW0</w:t>
      </w:r>
      <w:r w:rsidRPr="0033204A">
        <w:rPr>
          <w:rtl/>
        </w:rPr>
        <w:t xml:space="preserve">). </w:t>
      </w:r>
    </w:p>
    <w:p w14:paraId="34B867BA" w14:textId="52CB5854" w:rsidR="005140B2" w:rsidRPr="0033204A" w:rsidRDefault="005140B2" w:rsidP="008C0135">
      <w:pPr>
        <w:pStyle w:val="ListParagraph"/>
        <w:numPr>
          <w:ilvl w:val="0"/>
          <w:numId w:val="35"/>
        </w:numPr>
        <w:rPr>
          <w:rtl/>
        </w:rPr>
      </w:pPr>
      <w:r w:rsidRPr="0033204A">
        <w:rPr>
          <w:rtl/>
        </w:rPr>
        <w:t xml:space="preserve">לאחר מכן, הפסק הקלטה ובצע השמעה ע"י אילוץ '1' לוגי בקו </w:t>
      </w:r>
      <w:r w:rsidRPr="0033204A">
        <w:t>PLAY</w:t>
      </w:r>
      <w:r w:rsidRPr="0033204A">
        <w:rPr>
          <w:rtl/>
        </w:rPr>
        <w:t xml:space="preserve">  (מפסק </w:t>
      </w:r>
      <w:r w:rsidRPr="0033204A">
        <w:t>SW1</w:t>
      </w:r>
      <w:r w:rsidRPr="0033204A">
        <w:rPr>
          <w:rtl/>
        </w:rPr>
        <w:t>).</w:t>
      </w:r>
    </w:p>
    <w:p w14:paraId="2170265D" w14:textId="77777777" w:rsidR="005140B2" w:rsidRPr="0033204A" w:rsidRDefault="005140B2" w:rsidP="005140B2">
      <w:pPr>
        <w:pStyle w:val="ListParagraph"/>
        <w:ind w:left="643"/>
        <w:rPr>
          <w:rFonts w:eastAsia="MS Mincho"/>
          <w:u w:val="single"/>
          <w:rtl/>
        </w:rPr>
      </w:pPr>
    </w:p>
    <w:p w14:paraId="667C7574" w14:textId="77777777" w:rsidR="005140B2" w:rsidRPr="0033204A" w:rsidRDefault="005140B2" w:rsidP="005140B2">
      <w:pPr>
        <w:rPr>
          <w:rFonts w:eastAsia="MS Mincho"/>
          <w:u w:val="single"/>
          <w:rtl/>
        </w:rPr>
      </w:pPr>
      <w:r w:rsidRPr="0033204A">
        <w:rPr>
          <w:rFonts w:eastAsia="MS Mincho" w:hint="cs"/>
          <w:u w:val="single"/>
          <w:rtl/>
        </w:rPr>
        <w:t xml:space="preserve">הראה למדריך שהתכן עובד. </w:t>
      </w:r>
    </w:p>
    <w:p w14:paraId="4FB2E1C5" w14:textId="77777777" w:rsidR="004D7E11" w:rsidRDefault="004D7E11" w:rsidP="00C74EB4">
      <w:pPr>
        <w:spacing w:line="360" w:lineRule="auto"/>
        <w:jc w:val="both"/>
        <w:rPr>
          <w:rFonts w:eastAsia="MS Mincho" w:cs="David"/>
          <w:rtl/>
        </w:rPr>
      </w:pPr>
    </w:p>
    <w:p w14:paraId="337EAC30" w14:textId="77777777" w:rsidR="00167BDE" w:rsidRPr="007F2C19" w:rsidRDefault="00167BDE" w:rsidP="00167BDE">
      <w:pPr>
        <w:spacing w:line="360" w:lineRule="auto"/>
        <w:jc w:val="both"/>
        <w:rPr>
          <w:rFonts w:cs="David"/>
          <w:strike/>
          <w:rtl/>
        </w:rPr>
      </w:pPr>
    </w:p>
    <w:p w14:paraId="781932D4" w14:textId="7945F3F9" w:rsidR="008B30A6" w:rsidRDefault="008A5A58" w:rsidP="008B30A6">
      <w:pPr>
        <w:spacing w:line="360" w:lineRule="auto"/>
        <w:rPr>
          <w:rFonts w:cs="David"/>
        </w:rPr>
      </w:pPr>
      <w:r>
        <w:rPr>
          <w:rFonts w:cs="David" w:hint="cs"/>
          <w:rtl/>
        </w:rPr>
        <w:t xml:space="preserve">תדר הדגימה מוגדר על ידי </w:t>
      </w:r>
      <w:proofErr w:type="spellStart"/>
      <w:r>
        <w:rPr>
          <w:rFonts w:cs="David"/>
        </w:rPr>
        <w:t>prescaler</w:t>
      </w:r>
      <w:proofErr w:type="spellEnd"/>
      <w:r>
        <w:rPr>
          <w:rFonts w:cs="David" w:hint="cs"/>
          <w:rtl/>
        </w:rPr>
        <w:t xml:space="preserve">. גורם החלוקה ניתן לשנות על ידי </w:t>
      </w:r>
      <w:proofErr w:type="spellStart"/>
      <w:r>
        <w:rPr>
          <w:rFonts w:cs="David"/>
        </w:rPr>
        <w:t>count_limit</w:t>
      </w:r>
      <w:proofErr w:type="spellEnd"/>
      <w:r>
        <w:rPr>
          <w:rFonts w:cs="David"/>
        </w:rPr>
        <w:t>[15..0]</w:t>
      </w:r>
    </w:p>
    <w:p w14:paraId="79BFEFAA" w14:textId="1686A661" w:rsidR="00451EB3" w:rsidRPr="00451EB3" w:rsidRDefault="00367F65" w:rsidP="00367F65">
      <w:pPr>
        <w:spacing w:line="360" w:lineRule="auto"/>
        <w:rPr>
          <w:rFonts w:cs="David"/>
          <w:b/>
          <w:bCs/>
          <w:rtl/>
        </w:rPr>
      </w:pPr>
      <w:r>
        <w:rPr>
          <w:rFonts w:cs="David" w:hint="cs"/>
          <w:b/>
          <w:bCs/>
          <w:rtl/>
        </w:rPr>
        <w:t>מה יהיה תדר הדגימה כאשר גורם החלוקה</w:t>
      </w:r>
      <w:r w:rsidR="00E224DE">
        <w:rPr>
          <w:rFonts w:cs="David" w:hint="cs"/>
          <w:b/>
          <w:bCs/>
          <w:rtl/>
        </w:rPr>
        <w:t xml:space="preserve"> (כניסת ה</w:t>
      </w:r>
      <w:r w:rsidR="00E224DE" w:rsidRPr="00E224DE">
        <w:rPr>
          <w:rFonts w:cs="David"/>
        </w:rPr>
        <w:t xml:space="preserve"> </w:t>
      </w:r>
      <w:proofErr w:type="spellStart"/>
      <w:r w:rsidR="00E224DE" w:rsidRPr="00E224DE">
        <w:rPr>
          <w:rFonts w:cs="David"/>
          <w:b/>
          <w:bCs/>
        </w:rPr>
        <w:t>count_limit</w:t>
      </w:r>
      <w:proofErr w:type="spellEnd"/>
      <w:r w:rsidR="00E224DE">
        <w:rPr>
          <w:rFonts w:cs="David" w:hint="cs"/>
          <w:b/>
          <w:bCs/>
          <w:rtl/>
        </w:rPr>
        <w:t>)</w:t>
      </w:r>
      <w:r>
        <w:rPr>
          <w:rFonts w:cs="David" w:hint="cs"/>
          <w:b/>
          <w:bCs/>
          <w:rtl/>
        </w:rPr>
        <w:t xml:space="preserve"> הוא 500?</w:t>
      </w:r>
    </w:p>
    <w:p w14:paraId="535A4850" w14:textId="77777777" w:rsidR="00451EB3" w:rsidRDefault="00451EB3" w:rsidP="00BA39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cs="David"/>
          <w:b/>
          <w:bCs/>
        </w:rPr>
      </w:pPr>
      <w:r w:rsidRPr="00451EB3">
        <w:rPr>
          <w:rFonts w:cs="David" w:hint="cs"/>
          <w:b/>
          <w:bCs/>
          <w:rtl/>
        </w:rPr>
        <w:t>תשוב</w:t>
      </w:r>
      <w:r w:rsidR="00367F65">
        <w:rPr>
          <w:rFonts w:cs="David" w:hint="cs"/>
          <w:b/>
          <w:bCs/>
          <w:rtl/>
        </w:rPr>
        <w:t>ה:</w:t>
      </w:r>
    </w:p>
    <w:p w14:paraId="49951322" w14:textId="77777777" w:rsidR="00BA3903" w:rsidRPr="00BA3903" w:rsidRDefault="00BA3903" w:rsidP="00BA39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cs="David"/>
        </w:rPr>
      </w:pPr>
    </w:p>
    <w:p w14:paraId="770BD2AB" w14:textId="77777777" w:rsidR="00367F65" w:rsidRDefault="00367F65" w:rsidP="00367F65">
      <w:pPr>
        <w:spacing w:line="360" w:lineRule="auto"/>
        <w:rPr>
          <w:rFonts w:cs="David"/>
          <w:b/>
          <w:bCs/>
          <w:rtl/>
        </w:rPr>
      </w:pPr>
    </w:p>
    <w:p w14:paraId="1F7E3F3E" w14:textId="5F7C556E" w:rsidR="00494D0F" w:rsidRPr="009A20EC" w:rsidRDefault="00494D0F" w:rsidP="00494D0F">
      <w:pPr>
        <w:spacing w:line="360" w:lineRule="auto"/>
        <w:rPr>
          <w:rFonts w:cs="David"/>
          <w:rtl/>
        </w:rPr>
      </w:pPr>
      <w:r w:rsidRPr="009A20EC">
        <w:rPr>
          <w:rFonts w:cs="David" w:hint="cs"/>
          <w:rtl/>
        </w:rPr>
        <w:t>לחילופין  א</w:t>
      </w:r>
      <w:r w:rsidR="00E224DE">
        <w:rPr>
          <w:rFonts w:cs="David" w:hint="cs"/>
          <w:rtl/>
        </w:rPr>
        <w:t>ם</w:t>
      </w:r>
      <w:r w:rsidRPr="009A20EC">
        <w:rPr>
          <w:rFonts w:cs="David" w:hint="cs"/>
          <w:rtl/>
        </w:rPr>
        <w:t xml:space="preserve"> הזכרון מוגבל ל </w:t>
      </w:r>
      <w:r w:rsidRPr="009A20EC">
        <w:rPr>
          <w:rFonts w:cs="David"/>
        </w:rPr>
        <w:t>32K</w:t>
      </w:r>
      <w:r w:rsidRPr="00BD2A77">
        <w:rPr>
          <w:rFonts w:cs="David"/>
        </w:rPr>
        <w:t xml:space="preserve"> </w:t>
      </w:r>
      <w:r w:rsidR="00E224DE">
        <w:rPr>
          <w:rFonts w:cs="David" w:hint="cs"/>
          <w:rtl/>
        </w:rPr>
        <w:t xml:space="preserve"> מילים (שכל אחת מהן היא בגודל </w:t>
      </w:r>
      <w:r w:rsidR="00E224DE">
        <w:rPr>
          <w:rFonts w:cs="David"/>
        </w:rPr>
        <w:t xml:space="preserve"> (16bit</w:t>
      </w:r>
      <w:r w:rsidRPr="009A20EC">
        <w:rPr>
          <w:rFonts w:cs="David" w:hint="cs"/>
          <w:rtl/>
        </w:rPr>
        <w:t xml:space="preserve">מה צריך להיות </w:t>
      </w:r>
      <w:r w:rsidR="001F07EF">
        <w:rPr>
          <w:rFonts w:cs="David" w:hint="cs"/>
          <w:rtl/>
        </w:rPr>
        <w:t>גורם החלוקה</w:t>
      </w:r>
      <w:r w:rsidRPr="009A20EC">
        <w:rPr>
          <w:rFonts w:cs="David" w:hint="cs"/>
          <w:rtl/>
        </w:rPr>
        <w:t xml:space="preserve"> של המעגל לקבלת השהיה של שלוש שניות</w:t>
      </w:r>
      <w:r>
        <w:rPr>
          <w:rFonts w:cs="David"/>
        </w:rPr>
        <w:t>?</w:t>
      </w:r>
      <w:r w:rsidR="003C2DEE">
        <w:rPr>
          <w:rFonts w:cs="David" w:hint="cs"/>
          <w:rtl/>
        </w:rPr>
        <w:t xml:space="preserve"> (גורם החלוקה קובע את תדר הדגימה של האות לזכרון)</w:t>
      </w:r>
    </w:p>
    <w:p w14:paraId="141C44F0" w14:textId="77777777" w:rsidR="00367F65" w:rsidRDefault="00367F65" w:rsidP="00367F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cs="David"/>
          <w:rtl/>
        </w:rPr>
      </w:pPr>
      <w:r w:rsidRPr="00451EB3">
        <w:rPr>
          <w:rFonts w:cs="David" w:hint="cs"/>
          <w:b/>
          <w:bCs/>
          <w:rtl/>
        </w:rPr>
        <w:t>תשובה</w:t>
      </w:r>
      <w:r>
        <w:rPr>
          <w:rFonts w:cs="David" w:hint="cs"/>
          <w:rtl/>
        </w:rPr>
        <w:t xml:space="preserve">: </w:t>
      </w:r>
    </w:p>
    <w:p w14:paraId="1B8D5FCA" w14:textId="77777777" w:rsidR="00367F65" w:rsidRDefault="00367F65" w:rsidP="00367F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cs="David"/>
          <w:rtl/>
        </w:rPr>
      </w:pPr>
    </w:p>
    <w:p w14:paraId="19A08F7E" w14:textId="27E2820A" w:rsidR="00451EB3" w:rsidRDefault="00451EB3" w:rsidP="008B30A6">
      <w:pPr>
        <w:spacing w:line="360" w:lineRule="auto"/>
        <w:rPr>
          <w:rFonts w:cs="David"/>
          <w:rtl/>
        </w:rPr>
      </w:pPr>
    </w:p>
    <w:p w14:paraId="3FAD96B6" w14:textId="40C600FF" w:rsidR="00167BDE" w:rsidRDefault="009A20EC" w:rsidP="00431103">
      <w:pPr>
        <w:spacing w:line="360" w:lineRule="auto"/>
        <w:jc w:val="both"/>
        <w:rPr>
          <w:rFonts w:cs="David"/>
          <w:b/>
          <w:bCs/>
          <w:rtl/>
        </w:rPr>
      </w:pPr>
      <w:r>
        <w:rPr>
          <w:rFonts w:cs="David" w:hint="cs"/>
          <w:b/>
          <w:bCs/>
          <w:rtl/>
        </w:rPr>
        <w:t>שנה את ה</w:t>
      </w:r>
      <w:r w:rsidR="00512F59">
        <w:rPr>
          <w:rFonts w:cs="David"/>
          <w:b/>
          <w:bCs/>
        </w:rPr>
        <w:t xml:space="preserve"> </w:t>
      </w:r>
      <w:proofErr w:type="spellStart"/>
      <w:r w:rsidR="00431103">
        <w:rPr>
          <w:rFonts w:cs="David"/>
          <w:b/>
          <w:bCs/>
        </w:rPr>
        <w:t>lpm_cvalue</w:t>
      </w:r>
      <w:proofErr w:type="spellEnd"/>
      <w:r w:rsidR="00431103">
        <w:rPr>
          <w:rFonts w:cs="David" w:hint="cs"/>
          <w:b/>
          <w:bCs/>
          <w:rtl/>
        </w:rPr>
        <w:t xml:space="preserve">של הבלוק </w:t>
      </w:r>
      <w:r w:rsidR="00431103">
        <w:rPr>
          <w:rFonts w:cs="David"/>
          <w:b/>
          <w:bCs/>
        </w:rPr>
        <w:t>PRESCALER</w:t>
      </w:r>
      <w:r w:rsidR="00431103">
        <w:rPr>
          <w:rFonts w:cs="David" w:hint="cs"/>
          <w:b/>
          <w:bCs/>
          <w:rtl/>
        </w:rPr>
        <w:t xml:space="preserve"> </w:t>
      </w:r>
      <w:r w:rsidR="000E7552">
        <w:rPr>
          <w:rFonts w:cs="David" w:hint="cs"/>
          <w:b/>
          <w:bCs/>
          <w:rtl/>
        </w:rPr>
        <w:t xml:space="preserve">(הנמצא בקובץ </w:t>
      </w:r>
      <w:proofErr w:type="spellStart"/>
      <w:r w:rsidR="000E7552">
        <w:rPr>
          <w:rFonts w:cs="David"/>
          <w:b/>
          <w:bCs/>
        </w:rPr>
        <w:t>recorder_module.bdf</w:t>
      </w:r>
      <w:proofErr w:type="spellEnd"/>
      <w:r w:rsidR="000E7552">
        <w:rPr>
          <w:rFonts w:cs="David" w:hint="cs"/>
          <w:b/>
          <w:bCs/>
          <w:rtl/>
        </w:rPr>
        <w:t xml:space="preserve">) </w:t>
      </w:r>
      <w:r>
        <w:rPr>
          <w:rFonts w:cs="David" w:hint="cs"/>
          <w:b/>
          <w:bCs/>
          <w:rtl/>
        </w:rPr>
        <w:t xml:space="preserve">כך שיתמוך בתדר הדגימה הנ"ל במידת  הצורך שנה אותו כך שיתמוך בווקטור כניסה גדול יותר </w:t>
      </w:r>
    </w:p>
    <w:p w14:paraId="1F2577D8" w14:textId="5CBC13CE" w:rsidR="00451EB3" w:rsidRDefault="00451EB3" w:rsidP="005C24FA">
      <w:pPr>
        <w:rPr>
          <w:rtl/>
        </w:rPr>
      </w:pPr>
    </w:p>
    <w:p w14:paraId="3650A944" w14:textId="77777777" w:rsidR="009A20EC" w:rsidRDefault="009A20EC" w:rsidP="005C24FA">
      <w:pPr>
        <w:rPr>
          <w:rtl/>
        </w:rPr>
      </w:pPr>
    </w:p>
    <w:p w14:paraId="24F7B3CF" w14:textId="77777777" w:rsidR="008D122C" w:rsidRDefault="008D122C" w:rsidP="008D122C">
      <w:pPr>
        <w:spacing w:line="360" w:lineRule="auto"/>
        <w:jc w:val="both"/>
        <w:rPr>
          <w:rFonts w:eastAsia="MS Mincho" w:cs="David"/>
          <w:rtl/>
        </w:rPr>
      </w:pPr>
      <w:bookmarkStart w:id="149" w:name="_Toc243286117"/>
      <w:bookmarkStart w:id="150" w:name="_Toc243288957"/>
      <w:bookmarkStart w:id="151" w:name="_Toc243289219"/>
      <w:r>
        <w:rPr>
          <w:rFonts w:eastAsia="MS Mincho" w:cs="David" w:hint="cs"/>
          <w:rtl/>
        </w:rPr>
        <w:t>צרף תמונת הקלטה של הסקופ לדו"ח המסכם.</w:t>
      </w:r>
    </w:p>
    <w:p w14:paraId="4DB9D8ED" w14:textId="77777777" w:rsidR="00955751" w:rsidRDefault="00955751" w:rsidP="008D122C">
      <w:pPr>
        <w:spacing w:line="360" w:lineRule="auto"/>
        <w:jc w:val="both"/>
        <w:rPr>
          <w:rFonts w:eastAsia="MS Mincho" w:cs="David"/>
          <w:rtl/>
        </w:rPr>
      </w:pPr>
    </w:p>
    <w:p w14:paraId="6DC3D5EF" w14:textId="77777777" w:rsidR="00955751" w:rsidRDefault="00955751" w:rsidP="0095575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tl/>
        </w:rPr>
      </w:pPr>
      <w:r>
        <w:rPr>
          <w:rFonts w:ascii="Arial Black"/>
          <w:color w:val="000000"/>
          <w:sz w:val="72"/>
          <w:szCs w:val="72"/>
          <w:rtl/>
        </w:rPr>
        <w:t>החלף בתמונת מסך</w:t>
      </w:r>
    </w:p>
    <w:p w14:paraId="0CF329DD" w14:textId="77777777" w:rsidR="00955751" w:rsidRPr="00961F47" w:rsidRDefault="00955751" w:rsidP="0095575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sz w:val="48"/>
          <w:szCs w:val="48"/>
          <w:rtl/>
        </w:rPr>
      </w:pPr>
      <w:r>
        <w:rPr>
          <w:rFonts w:cs="David" w:hint="cs"/>
          <w:sz w:val="48"/>
          <w:szCs w:val="48"/>
          <w:rtl/>
        </w:rPr>
        <w:t xml:space="preserve">רלוונטית </w:t>
      </w:r>
    </w:p>
    <w:p w14:paraId="6799B676" w14:textId="77777777" w:rsidR="008D122C" w:rsidRDefault="008D122C" w:rsidP="008D122C">
      <w:pPr>
        <w:spacing w:line="360" w:lineRule="auto"/>
        <w:jc w:val="both"/>
        <w:rPr>
          <w:rFonts w:eastAsia="MS Mincho" w:cs="David"/>
          <w:rtl/>
        </w:rPr>
      </w:pPr>
    </w:p>
    <w:p w14:paraId="0EF9A908" w14:textId="77777777" w:rsidR="008D122C" w:rsidRDefault="008D122C" w:rsidP="00547FE4">
      <w:pPr>
        <w:jc w:val="center"/>
        <w:rPr>
          <w:rtl/>
        </w:rPr>
      </w:pPr>
    </w:p>
    <w:p w14:paraId="1AD65B6B" w14:textId="77777777" w:rsidR="008D122C" w:rsidRDefault="008D122C" w:rsidP="008D122C">
      <w:pPr>
        <w:rPr>
          <w:rtl/>
        </w:rPr>
      </w:pPr>
    </w:p>
    <w:p w14:paraId="2C7DE499" w14:textId="77777777" w:rsidR="008D122C" w:rsidRDefault="008D122C" w:rsidP="008D12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b/>
          <w:bCs/>
          <w:i/>
          <w:iCs/>
          <w:rtl/>
        </w:rPr>
      </w:pPr>
      <w:r w:rsidRPr="00B30CBC">
        <w:rPr>
          <w:rFonts w:hint="cs"/>
          <w:b/>
          <w:bCs/>
          <w:i/>
          <w:iCs/>
          <w:rtl/>
        </w:rPr>
        <w:t>קרא למדריך, רשום את השעה בה הוא ראה את המעגל:</w:t>
      </w:r>
      <w:r w:rsidRPr="00B30CBC">
        <w:rPr>
          <w:rFonts w:hint="cs"/>
          <w:b/>
          <w:bCs/>
          <w:i/>
          <w:iCs/>
          <w:bdr w:val="single" w:sz="4" w:space="0" w:color="auto"/>
          <w:rtl/>
        </w:rPr>
        <w:t xml:space="preserve"> </w:t>
      </w:r>
      <w:r w:rsidRPr="00B30CBC">
        <w:rPr>
          <w:b/>
          <w:bCs/>
          <w:i/>
          <w:iCs/>
          <w:bdr w:val="single" w:sz="4" w:space="0" w:color="auto"/>
          <w:rtl/>
        </w:rPr>
        <w:t xml:space="preserve"> </w:t>
      </w:r>
    </w:p>
    <w:p w14:paraId="74B79B6B" w14:textId="77777777" w:rsidR="00993BC1" w:rsidRDefault="00993BC1" w:rsidP="008D122C">
      <w:pPr>
        <w:rPr>
          <w:rFonts w:eastAsia="MS Mincho" w:cs="David"/>
          <w:rtl/>
        </w:rPr>
      </w:pPr>
    </w:p>
    <w:p w14:paraId="42D24FE8" w14:textId="77777777" w:rsidR="00993BC1" w:rsidRDefault="00993BC1" w:rsidP="00993BC1">
      <w:pPr>
        <w:bidi w:val="0"/>
        <w:rPr>
          <w:rFonts w:eastAsia="MS Mincho" w:cs="David"/>
          <w:rtl/>
        </w:rPr>
      </w:pPr>
    </w:p>
    <w:p w14:paraId="39396474" w14:textId="7375F902" w:rsidR="00993BC1" w:rsidRPr="00993BC1" w:rsidRDefault="00993BC1" w:rsidP="0008431B">
      <w:pPr>
        <w:bidi w:val="0"/>
        <w:rPr>
          <w:rFonts w:eastAsia="MS Mincho" w:cs="David"/>
        </w:rPr>
      </w:pPr>
      <w:r>
        <w:rPr>
          <w:rFonts w:eastAsia="MS Mincho" w:cs="David"/>
          <w:rtl/>
        </w:rPr>
        <w:br w:type="page"/>
      </w:r>
    </w:p>
    <w:p w14:paraId="69CF79A6" w14:textId="7694D23C" w:rsidR="00C92703" w:rsidRDefault="00C92703" w:rsidP="008C0135">
      <w:pPr>
        <w:pStyle w:val="Heading2"/>
        <w:rPr>
          <w:rtl/>
        </w:rPr>
      </w:pPr>
      <w:bookmarkStart w:id="152" w:name="_Toc520125334"/>
      <w:r>
        <w:rPr>
          <w:rFonts w:hint="cs"/>
          <w:rtl/>
        </w:rPr>
        <w:lastRenderedPageBreak/>
        <w:t>הקלטת אות דיבור</w:t>
      </w:r>
      <w:bookmarkEnd w:id="149"/>
      <w:bookmarkEnd w:id="150"/>
      <w:bookmarkEnd w:id="151"/>
      <w:bookmarkEnd w:id="152"/>
    </w:p>
    <w:p w14:paraId="28C2C714" w14:textId="77777777" w:rsidR="005C5AB0" w:rsidRDefault="005C5AB0" w:rsidP="00E64906">
      <w:pPr>
        <w:spacing w:line="360" w:lineRule="auto"/>
        <w:jc w:val="both"/>
        <w:rPr>
          <w:rFonts w:eastAsia="MS Mincho" w:cs="David"/>
          <w:rtl/>
        </w:rPr>
      </w:pPr>
    </w:p>
    <w:p w14:paraId="00046C77" w14:textId="2DB2E594" w:rsidR="00614974" w:rsidRPr="00182B92" w:rsidRDefault="00614974" w:rsidP="00EE3E36">
      <w:pPr>
        <w:spacing w:line="360" w:lineRule="auto"/>
        <w:jc w:val="both"/>
        <w:rPr>
          <w:rFonts w:cs="David"/>
          <w:rtl/>
        </w:rPr>
      </w:pPr>
      <w:r w:rsidRPr="001E6F55">
        <w:rPr>
          <w:rFonts w:cs="David" w:hint="cs"/>
          <w:rtl/>
        </w:rPr>
        <w:t>כעת</w:t>
      </w:r>
      <w:r>
        <w:rPr>
          <w:rFonts w:cs="David" w:hint="cs"/>
          <w:rtl/>
        </w:rPr>
        <w:t xml:space="preserve"> חבר את </w:t>
      </w:r>
      <w:r w:rsidRPr="00576258">
        <w:rPr>
          <w:rFonts w:cs="David" w:hint="cs"/>
          <w:b/>
          <w:bCs/>
          <w:rtl/>
        </w:rPr>
        <w:t>המיקרופונים (מחבר ורוד)</w:t>
      </w:r>
      <w:r>
        <w:rPr>
          <w:rFonts w:cs="David" w:hint="cs"/>
          <w:rtl/>
        </w:rPr>
        <w:t xml:space="preserve"> ואת </w:t>
      </w:r>
      <w:r w:rsidRPr="00576258">
        <w:rPr>
          <w:rFonts w:cs="David" w:hint="cs"/>
          <w:b/>
          <w:bCs/>
          <w:rtl/>
        </w:rPr>
        <w:t>האוזניות (מחבר ירוק)</w:t>
      </w:r>
      <w:r>
        <w:rPr>
          <w:rFonts w:cs="David" w:hint="cs"/>
          <w:rtl/>
        </w:rPr>
        <w:t xml:space="preserve"> למחברים המתאימים. </w:t>
      </w:r>
      <w:r w:rsidR="00182B92">
        <w:rPr>
          <w:rFonts w:cs="David" w:hint="cs"/>
          <w:rtl/>
        </w:rPr>
        <w:t xml:space="preserve">תעבירו </w:t>
      </w:r>
      <w:r w:rsidR="00182B92">
        <w:rPr>
          <w:rFonts w:cs="David" w:hint="cs"/>
        </w:rPr>
        <w:t>SW</w:t>
      </w:r>
      <w:r w:rsidR="00182B92">
        <w:rPr>
          <w:rFonts w:cs="David"/>
        </w:rPr>
        <w:t>9</w:t>
      </w:r>
      <w:r w:rsidR="00182B92">
        <w:rPr>
          <w:rFonts w:cs="David" w:hint="cs"/>
          <w:rtl/>
        </w:rPr>
        <w:t xml:space="preserve"> למצב מירופון </w:t>
      </w:r>
      <w:r w:rsidR="00182B92">
        <w:rPr>
          <w:rFonts w:cs="David"/>
          <w:rtl/>
        </w:rPr>
        <w:t>–</w:t>
      </w:r>
      <w:r w:rsidR="00182B92">
        <w:rPr>
          <w:rFonts w:cs="David" w:hint="cs"/>
          <w:rtl/>
        </w:rPr>
        <w:t xml:space="preserve"> </w:t>
      </w:r>
      <w:r w:rsidR="00182B92">
        <w:rPr>
          <w:rFonts w:cs="David"/>
        </w:rPr>
        <w:t>LED9</w:t>
      </w:r>
      <w:r w:rsidR="003760E8">
        <w:rPr>
          <w:rFonts w:cs="David"/>
        </w:rPr>
        <w:t xml:space="preserve"> </w:t>
      </w:r>
      <w:r w:rsidR="003760E8">
        <w:rPr>
          <w:rFonts w:cs="David" w:hint="cs"/>
          <w:rtl/>
        </w:rPr>
        <w:t xml:space="preserve">וודא ש - </w:t>
      </w:r>
      <w:r w:rsidR="00182B92">
        <w:rPr>
          <w:rFonts w:cs="David"/>
        </w:rPr>
        <w:t xml:space="preserve"> </w:t>
      </w:r>
      <w:r w:rsidR="00182B92">
        <w:rPr>
          <w:rFonts w:cs="David" w:hint="cs"/>
          <w:rtl/>
        </w:rPr>
        <w:t xml:space="preserve"> נדלק.</w:t>
      </w:r>
    </w:p>
    <w:p w14:paraId="1A767123" w14:textId="77777777" w:rsidR="00B23F8B" w:rsidRDefault="00B23F8B" w:rsidP="001E6F55">
      <w:pPr>
        <w:spacing w:line="360" w:lineRule="auto"/>
        <w:jc w:val="both"/>
        <w:rPr>
          <w:rFonts w:cs="David"/>
          <w:rtl/>
        </w:rPr>
      </w:pPr>
    </w:p>
    <w:p w14:paraId="4CDF11C6" w14:textId="77777777" w:rsidR="00E83278" w:rsidRDefault="00422C35" w:rsidP="009B7D5D">
      <w:pPr>
        <w:spacing w:line="360" w:lineRule="auto"/>
        <w:jc w:val="both"/>
        <w:rPr>
          <w:rFonts w:cs="David"/>
          <w:b/>
          <w:bCs/>
          <w:rtl/>
        </w:rPr>
      </w:pPr>
      <w:r w:rsidRPr="00422C35">
        <w:rPr>
          <w:rFonts w:cs="David" w:hint="cs"/>
          <w:b/>
          <w:bCs/>
          <w:u w:val="single"/>
          <w:rtl/>
        </w:rPr>
        <w:t xml:space="preserve">דגשים </w:t>
      </w:r>
      <w:r w:rsidR="009B7D5D">
        <w:rPr>
          <w:rFonts w:cs="David" w:hint="cs"/>
          <w:b/>
          <w:bCs/>
          <w:u w:val="single"/>
          <w:rtl/>
        </w:rPr>
        <w:t>חשובים</w:t>
      </w:r>
      <w:r w:rsidRPr="00422C35">
        <w:rPr>
          <w:rFonts w:cs="David" w:hint="cs"/>
          <w:b/>
          <w:bCs/>
          <w:rtl/>
        </w:rPr>
        <w:t>:</w:t>
      </w:r>
    </w:p>
    <w:p w14:paraId="24B9AC67" w14:textId="77777777" w:rsidR="00A45E68" w:rsidRDefault="00A45E68" w:rsidP="00A45E68">
      <w:pPr>
        <w:spacing w:line="360" w:lineRule="auto"/>
        <w:jc w:val="both"/>
        <w:rPr>
          <w:rFonts w:cs="David"/>
          <w:rtl/>
        </w:rPr>
      </w:pPr>
    </w:p>
    <w:p w14:paraId="0217AC3C" w14:textId="77777777" w:rsidR="00A45E68" w:rsidRDefault="00A45E68" w:rsidP="00A45E68">
      <w:pPr>
        <w:spacing w:line="360" w:lineRule="auto"/>
        <w:jc w:val="both"/>
        <w:rPr>
          <w:rFonts w:cs="David"/>
          <w:rtl/>
        </w:rPr>
      </w:pPr>
      <w:r>
        <w:rPr>
          <w:rFonts w:cs="David" w:hint="cs"/>
          <w:rtl/>
        </w:rPr>
        <w:t>הראה למדריך שהתכן עובד, שניתן להקליט קול ולהשמיע את ההקלטה.</w:t>
      </w:r>
    </w:p>
    <w:p w14:paraId="1D800038" w14:textId="458CFCAD" w:rsidR="00D717EE" w:rsidRPr="00D717EE" w:rsidRDefault="00D717EE" w:rsidP="00450461">
      <w:pPr>
        <w:spacing w:line="360" w:lineRule="auto"/>
        <w:jc w:val="both"/>
        <w:rPr>
          <w:rFonts w:cs="David"/>
          <w:rtl/>
        </w:rPr>
      </w:pPr>
      <w:r w:rsidRPr="00D717EE">
        <w:rPr>
          <w:rFonts w:cs="David" w:hint="cs"/>
          <w:rtl/>
        </w:rPr>
        <w:t xml:space="preserve">שים את שני המתגים </w:t>
      </w:r>
      <w:r w:rsidRPr="00D717EE">
        <w:rPr>
          <w:rFonts w:cs="David"/>
        </w:rPr>
        <w:t>SW0</w:t>
      </w:r>
      <w:r w:rsidRPr="00D717EE">
        <w:rPr>
          <w:rFonts w:cs="David" w:hint="cs"/>
          <w:rtl/>
        </w:rPr>
        <w:t xml:space="preserve"> ו-</w:t>
      </w:r>
      <w:r w:rsidRPr="00D717EE">
        <w:rPr>
          <w:rFonts w:cs="David" w:hint="cs"/>
        </w:rPr>
        <w:t>SW</w:t>
      </w:r>
      <w:r w:rsidRPr="00D717EE">
        <w:rPr>
          <w:rFonts w:cs="David"/>
        </w:rPr>
        <w:t>1</w:t>
      </w:r>
      <w:r w:rsidRPr="00D717EE">
        <w:rPr>
          <w:rFonts w:cs="David" w:hint="cs"/>
          <w:rtl/>
        </w:rPr>
        <w:t xml:space="preserve"> </w:t>
      </w:r>
      <w:r w:rsidR="00B85588">
        <w:rPr>
          <w:rFonts w:cs="David" w:hint="cs"/>
          <w:rtl/>
        </w:rPr>
        <w:t xml:space="preserve"> ככרטיס </w:t>
      </w:r>
      <w:r w:rsidR="00B85588">
        <w:rPr>
          <w:rFonts w:cs="David"/>
        </w:rPr>
        <w:t xml:space="preserve">  </w:t>
      </w:r>
      <w:r w:rsidR="006234F8">
        <w:rPr>
          <w:rFonts w:cs="David" w:hint="cs"/>
        </w:rPr>
        <w:t>DE</w:t>
      </w:r>
      <w:r w:rsidR="006234F8">
        <w:rPr>
          <w:rFonts w:cs="David"/>
        </w:rPr>
        <w:t>10</w:t>
      </w:r>
      <w:r w:rsidR="006234F8" w:rsidRPr="00D717EE">
        <w:rPr>
          <w:rFonts w:cs="David" w:hint="cs"/>
          <w:rtl/>
        </w:rPr>
        <w:t>ב</w:t>
      </w:r>
      <w:r w:rsidRPr="00D717EE">
        <w:rPr>
          <w:rFonts w:cs="David" w:hint="cs"/>
          <w:rtl/>
        </w:rPr>
        <w:t xml:space="preserve">-"1" לוגי </w:t>
      </w:r>
      <w:r>
        <w:rPr>
          <w:rFonts w:cs="David" w:hint="cs"/>
          <w:rtl/>
        </w:rPr>
        <w:t>(שימ לב, שאתה שומע מיד את ההקלטה</w:t>
      </w:r>
      <w:r w:rsidR="005A647B">
        <w:rPr>
          <w:rFonts w:cs="David" w:hint="cs"/>
          <w:rtl/>
        </w:rPr>
        <w:t>)</w:t>
      </w:r>
      <w:r>
        <w:rPr>
          <w:rFonts w:cs="David" w:hint="cs"/>
          <w:rtl/>
        </w:rPr>
        <w:t>.</w:t>
      </w:r>
    </w:p>
    <w:p w14:paraId="5295192B" w14:textId="77777777" w:rsidR="0023721C" w:rsidRPr="00D717EE" w:rsidRDefault="0023721C" w:rsidP="0023721C">
      <w:pPr>
        <w:spacing w:line="360" w:lineRule="auto"/>
        <w:jc w:val="both"/>
        <w:rPr>
          <w:rFonts w:cs="David"/>
          <w:b/>
          <w:bCs/>
          <w:rtl/>
        </w:rPr>
      </w:pPr>
      <w:r>
        <w:rPr>
          <w:rFonts w:cs="David" w:hint="cs"/>
          <w:b/>
          <w:bCs/>
          <w:rtl/>
        </w:rPr>
        <w:t xml:space="preserve">האם יש חשיבות למשך הזמן שעובר בין הפעלת מפסק ההקלטה ומפסק ההשמעה </w:t>
      </w:r>
    </w:p>
    <w:p w14:paraId="3CF362A2" w14:textId="77777777" w:rsidR="0023721C" w:rsidRDefault="0023721C" w:rsidP="002372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  <w:cs/>
        </w:rPr>
      </w:pPr>
      <w:r>
        <w:rPr>
          <w:rFonts w:cs="David" w:hint="cs"/>
          <w:b/>
          <w:bCs/>
          <w:rtl/>
          <w:cs/>
        </w:rPr>
        <w:t>..</w:t>
      </w:r>
    </w:p>
    <w:p w14:paraId="601BBCC9" w14:textId="77777777" w:rsidR="0023721C" w:rsidRDefault="0023721C" w:rsidP="002372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  <w:cs/>
        </w:rPr>
      </w:pPr>
    </w:p>
    <w:p w14:paraId="2326665B" w14:textId="77777777" w:rsidR="0023721C" w:rsidRPr="00D717EE" w:rsidRDefault="0023721C" w:rsidP="0023721C">
      <w:pPr>
        <w:spacing w:line="360" w:lineRule="auto"/>
        <w:jc w:val="both"/>
        <w:rPr>
          <w:rFonts w:cs="David"/>
          <w:rtl/>
        </w:rPr>
      </w:pPr>
    </w:p>
    <w:p w14:paraId="133163CA" w14:textId="77777777" w:rsidR="0023721C" w:rsidRPr="00D717EE" w:rsidRDefault="0023721C" w:rsidP="0023721C">
      <w:pPr>
        <w:spacing w:line="360" w:lineRule="auto"/>
        <w:jc w:val="both"/>
        <w:rPr>
          <w:rFonts w:cs="David"/>
          <w:b/>
          <w:bCs/>
          <w:rtl/>
        </w:rPr>
      </w:pPr>
      <w:r w:rsidRPr="00D717EE">
        <w:rPr>
          <w:rFonts w:cs="David" w:hint="cs"/>
          <w:b/>
          <w:bCs/>
          <w:rtl/>
        </w:rPr>
        <w:t>חשב מה אמורה להיות ההשהייה המכסימלית בין הקלטת קול להשמעתו. רמז: ההשהייה תלויה ב</w:t>
      </w:r>
      <w:r>
        <w:rPr>
          <w:rFonts w:cs="David" w:hint="cs"/>
          <w:b/>
          <w:bCs/>
          <w:rtl/>
        </w:rPr>
        <w:t>גודל</w:t>
      </w:r>
      <w:r w:rsidRPr="00D717EE">
        <w:rPr>
          <w:rFonts w:cs="David" w:hint="cs"/>
          <w:b/>
          <w:bCs/>
          <w:rtl/>
        </w:rPr>
        <w:t xml:space="preserve"> הזכרון וקצב הרישום.</w:t>
      </w:r>
    </w:p>
    <w:p w14:paraId="68CDEEBC" w14:textId="77777777" w:rsidR="0023721C" w:rsidRDefault="0023721C" w:rsidP="002372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  <w:cs/>
        </w:rPr>
      </w:pPr>
      <w:r>
        <w:rPr>
          <w:rFonts w:cs="David" w:hint="cs"/>
          <w:b/>
          <w:bCs/>
          <w:rtl/>
          <w:cs/>
        </w:rPr>
        <w:t>פרט את</w:t>
      </w:r>
      <w:r w:rsidRPr="00D717EE">
        <w:rPr>
          <w:rFonts w:cs="David" w:hint="cs"/>
          <w:b/>
          <w:bCs/>
          <w:rtl/>
          <w:cs/>
        </w:rPr>
        <w:t xml:space="preserve"> החישוב ו</w:t>
      </w:r>
      <w:r>
        <w:rPr>
          <w:rFonts w:cs="David" w:hint="cs"/>
          <w:b/>
          <w:bCs/>
          <w:rtl/>
          <w:cs/>
        </w:rPr>
        <w:t xml:space="preserve">הסבר את </w:t>
      </w:r>
      <w:r w:rsidRPr="00D717EE">
        <w:rPr>
          <w:rFonts w:cs="David" w:hint="cs"/>
          <w:b/>
          <w:bCs/>
          <w:rtl/>
          <w:cs/>
        </w:rPr>
        <w:t>התוצאה</w:t>
      </w:r>
      <w:r>
        <w:rPr>
          <w:rFonts w:hint="cs"/>
          <w:rtl/>
          <w:cs/>
        </w:rPr>
        <w:t xml:space="preserve">: </w:t>
      </w:r>
    </w:p>
    <w:p w14:paraId="3F4C7E89" w14:textId="77777777" w:rsidR="0023721C" w:rsidRDefault="0023721C" w:rsidP="002372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  <w:cs/>
        </w:rPr>
      </w:pPr>
    </w:p>
    <w:p w14:paraId="749F183F" w14:textId="77777777" w:rsidR="0023721C" w:rsidRPr="00D717EE" w:rsidRDefault="0023721C" w:rsidP="0023721C">
      <w:pPr>
        <w:spacing w:line="360" w:lineRule="auto"/>
        <w:jc w:val="both"/>
        <w:rPr>
          <w:rFonts w:cs="David"/>
          <w:rtl/>
        </w:rPr>
      </w:pPr>
    </w:p>
    <w:p w14:paraId="167217DC" w14:textId="77777777" w:rsidR="00D717EE" w:rsidRPr="00D717EE" w:rsidRDefault="00D717EE" w:rsidP="00D717EE">
      <w:pPr>
        <w:spacing w:line="360" w:lineRule="auto"/>
        <w:jc w:val="both"/>
        <w:rPr>
          <w:rFonts w:cs="David"/>
          <w:b/>
          <w:bCs/>
          <w:rtl/>
        </w:rPr>
      </w:pPr>
      <w:r w:rsidRPr="00D717EE">
        <w:rPr>
          <w:rFonts w:cs="David" w:hint="cs"/>
          <w:b/>
          <w:bCs/>
          <w:rtl/>
        </w:rPr>
        <w:t xml:space="preserve">השמע קול קצר למיקרופון. בדוק בעזרת סטופר (בשעון היד או בטלפון הסלולרי) את ההשהיה עד לשמיעת הקול המוקלט. </w:t>
      </w:r>
    </w:p>
    <w:p w14:paraId="320A06D9" w14:textId="77777777" w:rsidR="00D717EE" w:rsidRDefault="00D717EE" w:rsidP="00D717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cs="David"/>
          <w:rtl/>
          <w:cs/>
        </w:rPr>
      </w:pPr>
      <w:r w:rsidRPr="00D717EE">
        <w:rPr>
          <w:rFonts w:cs="David" w:hint="cs"/>
          <w:b/>
          <w:bCs/>
          <w:rtl/>
          <w:cs/>
        </w:rPr>
        <w:t>זמן ההשהייה הנמדד</w:t>
      </w:r>
      <w:r>
        <w:rPr>
          <w:rFonts w:cs="David" w:hint="cs"/>
          <w:rtl/>
          <w:cs/>
        </w:rPr>
        <w:t>:</w:t>
      </w:r>
    </w:p>
    <w:p w14:paraId="45B587F3" w14:textId="77777777" w:rsidR="00D717EE" w:rsidRPr="00D717EE" w:rsidRDefault="00D717EE" w:rsidP="00D717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cs="David"/>
          <w:rtl/>
          <w:cs/>
        </w:rPr>
      </w:pPr>
    </w:p>
    <w:p w14:paraId="602D5C4D" w14:textId="77777777" w:rsidR="00D717EE" w:rsidRPr="00D717EE" w:rsidRDefault="00D717EE" w:rsidP="00D717EE">
      <w:pPr>
        <w:spacing w:line="360" w:lineRule="auto"/>
        <w:jc w:val="both"/>
        <w:rPr>
          <w:rFonts w:cs="David"/>
          <w:rtl/>
        </w:rPr>
      </w:pPr>
    </w:p>
    <w:p w14:paraId="473AECCF" w14:textId="77777777" w:rsidR="00D717EE" w:rsidRPr="00D717EE" w:rsidRDefault="00D717EE" w:rsidP="00801847">
      <w:pPr>
        <w:spacing w:line="360" w:lineRule="auto"/>
        <w:jc w:val="both"/>
        <w:rPr>
          <w:rFonts w:cs="David"/>
          <w:b/>
          <w:bCs/>
          <w:rtl/>
        </w:rPr>
      </w:pPr>
      <w:r w:rsidRPr="00D717EE">
        <w:rPr>
          <w:rFonts w:cs="David" w:hint="cs"/>
          <w:b/>
          <w:bCs/>
          <w:rtl/>
        </w:rPr>
        <w:t>אם הזמן הנמדד ק</w:t>
      </w:r>
      <w:r>
        <w:rPr>
          <w:rFonts w:cs="David" w:hint="cs"/>
          <w:b/>
          <w:bCs/>
          <w:rtl/>
        </w:rPr>
        <w:t>צר</w:t>
      </w:r>
      <w:r w:rsidRPr="00D717EE">
        <w:rPr>
          <w:rFonts w:cs="David" w:hint="cs"/>
          <w:b/>
          <w:bCs/>
          <w:rtl/>
        </w:rPr>
        <w:t xml:space="preserve"> מזמן ההשהייה המכסימלי שח</w:t>
      </w:r>
      <w:r w:rsidR="00DC49DC">
        <w:rPr>
          <w:rFonts w:cs="David" w:hint="cs"/>
          <w:b/>
          <w:bCs/>
          <w:rtl/>
        </w:rPr>
        <w:t>י</w:t>
      </w:r>
      <w:r w:rsidRPr="00D717EE">
        <w:rPr>
          <w:rFonts w:cs="David" w:hint="cs"/>
          <w:b/>
          <w:bCs/>
          <w:rtl/>
        </w:rPr>
        <w:t xml:space="preserve">שבת, מה צריך לעשות כדי לקבל </w:t>
      </w:r>
      <w:r w:rsidR="00801847">
        <w:rPr>
          <w:rFonts w:cs="David" w:hint="cs"/>
          <w:b/>
          <w:bCs/>
          <w:rtl/>
        </w:rPr>
        <w:t xml:space="preserve">השהייה </w:t>
      </w:r>
      <w:r w:rsidRPr="00D717EE">
        <w:rPr>
          <w:rFonts w:cs="David" w:hint="cs"/>
          <w:b/>
          <w:bCs/>
          <w:rtl/>
        </w:rPr>
        <w:t>מכסימלית?</w:t>
      </w:r>
    </w:p>
    <w:p w14:paraId="3A9B9E30" w14:textId="77777777" w:rsidR="00D717EE" w:rsidRDefault="00D717EE" w:rsidP="00D717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cs="David"/>
          <w:rtl/>
        </w:rPr>
      </w:pPr>
      <w:r w:rsidRPr="00D717EE">
        <w:rPr>
          <w:rFonts w:cs="David" w:hint="cs"/>
          <w:b/>
          <w:bCs/>
          <w:rtl/>
        </w:rPr>
        <w:t>תשובה</w:t>
      </w:r>
      <w:r>
        <w:rPr>
          <w:rFonts w:cs="David" w:hint="cs"/>
          <w:rtl/>
        </w:rPr>
        <w:t xml:space="preserve">: </w:t>
      </w:r>
    </w:p>
    <w:p w14:paraId="7F105ADF" w14:textId="77777777" w:rsidR="00D717EE" w:rsidRPr="00D717EE" w:rsidRDefault="00D717EE" w:rsidP="00D717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cs="David"/>
          <w:rtl/>
        </w:rPr>
      </w:pPr>
    </w:p>
    <w:p w14:paraId="317B0922" w14:textId="77777777" w:rsidR="000E44B9" w:rsidRPr="00D717EE" w:rsidRDefault="000E44B9" w:rsidP="00D717EE">
      <w:pPr>
        <w:spacing w:line="360" w:lineRule="auto"/>
        <w:jc w:val="both"/>
        <w:rPr>
          <w:rFonts w:cs="David"/>
          <w:rtl/>
        </w:rPr>
      </w:pPr>
    </w:p>
    <w:p w14:paraId="581A3B63" w14:textId="77777777" w:rsidR="000E44B9" w:rsidRDefault="000E44B9" w:rsidP="000E44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b/>
          <w:bCs/>
          <w:i/>
          <w:iCs/>
          <w:rtl/>
        </w:rPr>
      </w:pPr>
      <w:r w:rsidRPr="00B30CBC">
        <w:rPr>
          <w:rFonts w:hint="cs"/>
          <w:b/>
          <w:bCs/>
          <w:i/>
          <w:iCs/>
          <w:rtl/>
        </w:rPr>
        <w:t>קרא למדריך, רשום את השעה בה הוא ראה את המעגל:</w:t>
      </w:r>
      <w:r w:rsidRPr="00B30CBC">
        <w:rPr>
          <w:rFonts w:hint="cs"/>
          <w:b/>
          <w:bCs/>
          <w:i/>
          <w:iCs/>
          <w:bdr w:val="single" w:sz="4" w:space="0" w:color="auto"/>
          <w:rtl/>
        </w:rPr>
        <w:t xml:space="preserve"> </w:t>
      </w:r>
      <w:r w:rsidRPr="00B30CBC">
        <w:rPr>
          <w:b/>
          <w:bCs/>
          <w:i/>
          <w:iCs/>
          <w:bdr w:val="single" w:sz="4" w:space="0" w:color="auto"/>
          <w:rtl/>
        </w:rPr>
        <w:t xml:space="preserve"> </w:t>
      </w:r>
    </w:p>
    <w:p w14:paraId="01651D3C" w14:textId="77777777" w:rsidR="000E44B9" w:rsidRDefault="000E44B9" w:rsidP="000E44B9">
      <w:pPr>
        <w:rPr>
          <w:rtl/>
        </w:rPr>
      </w:pPr>
    </w:p>
    <w:p w14:paraId="1F1F393A" w14:textId="77777777" w:rsidR="00CC5E0E" w:rsidRDefault="00CC5E0E">
      <w:pPr>
        <w:bidi w:val="0"/>
        <w:rPr>
          <w:rtl/>
        </w:rPr>
      </w:pPr>
      <w:r>
        <w:rPr>
          <w:rtl/>
        </w:rPr>
        <w:br w:type="page"/>
      </w:r>
    </w:p>
    <w:p w14:paraId="0BE322EB" w14:textId="77777777" w:rsidR="00884CBF" w:rsidRDefault="00884CBF" w:rsidP="00884CBF">
      <w:pPr>
        <w:bidi w:val="0"/>
        <w:rPr>
          <w:rFonts w:ascii="Arial" w:hAnsi="Arial"/>
          <w:b/>
          <w:bCs/>
          <w:kern w:val="32"/>
          <w:sz w:val="28"/>
          <w:szCs w:val="32"/>
        </w:rPr>
      </w:pPr>
    </w:p>
    <w:p w14:paraId="23BF3CDE" w14:textId="2963271F" w:rsidR="00451EB3" w:rsidRPr="00451EB3" w:rsidRDefault="00451EB3" w:rsidP="00451EB3">
      <w:pPr>
        <w:pStyle w:val="Heading1"/>
        <w:rPr>
          <w:rFonts w:eastAsia="MS Mincho"/>
          <w:rtl/>
        </w:rPr>
      </w:pPr>
      <w:bookmarkStart w:id="153" w:name="_Toc520125335"/>
      <w:r w:rsidRPr="00451EB3">
        <w:rPr>
          <w:rFonts w:eastAsia="MS Mincho" w:hint="cs"/>
          <w:rtl/>
        </w:rPr>
        <w:t>פרויקט</w:t>
      </w:r>
      <w:bookmarkEnd w:id="153"/>
      <w:r w:rsidRPr="00451EB3">
        <w:rPr>
          <w:rFonts w:eastAsia="MS Mincho" w:hint="cs"/>
          <w:rtl/>
        </w:rPr>
        <w:t xml:space="preserve"> </w:t>
      </w:r>
    </w:p>
    <w:p w14:paraId="7A8EE846" w14:textId="77777777" w:rsidR="00451EB3" w:rsidRDefault="00451EB3" w:rsidP="00451EB3">
      <w:pPr>
        <w:spacing w:line="360" w:lineRule="auto"/>
        <w:jc w:val="both"/>
        <w:rPr>
          <w:rFonts w:eastAsia="MS Mincho" w:cs="David"/>
          <w:rtl/>
        </w:rPr>
      </w:pPr>
    </w:p>
    <w:p w14:paraId="5771C2E5" w14:textId="77777777" w:rsidR="00451EB3" w:rsidRDefault="00EF10D8" w:rsidP="00451EB3">
      <w:pPr>
        <w:spacing w:line="360" w:lineRule="auto"/>
        <w:jc w:val="both"/>
        <w:rPr>
          <w:rFonts w:eastAsia="MS Mincho" w:cs="David"/>
          <w:rtl/>
        </w:rPr>
      </w:pPr>
      <w:r>
        <w:rPr>
          <w:rFonts w:eastAsia="MS Mincho" w:cs="David" w:hint="cs"/>
          <w:rtl/>
        </w:rPr>
        <w:t xml:space="preserve">קבל מהמדריך את </w:t>
      </w:r>
      <w:r w:rsidR="00451EB3">
        <w:rPr>
          <w:rFonts w:eastAsia="MS Mincho" w:cs="David" w:hint="cs"/>
          <w:rtl/>
        </w:rPr>
        <w:t>פרוויקט</w:t>
      </w:r>
      <w:r>
        <w:rPr>
          <w:rFonts w:eastAsia="MS Mincho" w:cs="David" w:hint="cs"/>
          <w:rtl/>
        </w:rPr>
        <w:t xml:space="preserve"> הסיום</w:t>
      </w:r>
      <w:r w:rsidR="00451EB3">
        <w:rPr>
          <w:rFonts w:eastAsia="MS Mincho" w:cs="David" w:hint="cs"/>
          <w:rtl/>
        </w:rPr>
        <w:t xml:space="preserve">. </w:t>
      </w:r>
    </w:p>
    <w:p w14:paraId="424EBE5B" w14:textId="77777777" w:rsidR="00451EB3" w:rsidRPr="00451EB3" w:rsidRDefault="00451EB3" w:rsidP="00CD246D">
      <w:pPr>
        <w:spacing w:line="360" w:lineRule="auto"/>
        <w:jc w:val="both"/>
        <w:rPr>
          <w:rFonts w:eastAsia="MS Mincho" w:cs="David"/>
          <w:b/>
          <w:bCs/>
          <w:rtl/>
        </w:rPr>
      </w:pPr>
      <w:r w:rsidRPr="00451EB3">
        <w:rPr>
          <w:rFonts w:eastAsia="MS Mincho" w:cs="David" w:hint="cs"/>
          <w:b/>
          <w:bCs/>
          <w:rtl/>
        </w:rPr>
        <w:t>רשום כאן את שמו.</w:t>
      </w:r>
    </w:p>
    <w:p w14:paraId="61E989DD" w14:textId="77777777" w:rsidR="00451EB3" w:rsidRDefault="00CC47AD" w:rsidP="00451E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eastAsia="MS Mincho" w:cs="David"/>
          <w:rtl/>
        </w:rPr>
      </w:pPr>
      <w:r>
        <w:rPr>
          <w:rFonts w:eastAsia="MS Mincho" w:cs="David" w:hint="cs"/>
          <w:b/>
          <w:bCs/>
          <w:rtl/>
        </w:rPr>
        <w:t>שם הפרויקט</w:t>
      </w:r>
      <w:r w:rsidR="00451EB3">
        <w:rPr>
          <w:rFonts w:eastAsia="MS Mincho" w:cs="David" w:hint="cs"/>
          <w:rtl/>
        </w:rPr>
        <w:t xml:space="preserve">: </w:t>
      </w:r>
    </w:p>
    <w:p w14:paraId="575AD733" w14:textId="77777777" w:rsidR="00451EB3" w:rsidRDefault="00451EB3" w:rsidP="00451EB3">
      <w:pPr>
        <w:spacing w:line="360" w:lineRule="auto"/>
        <w:jc w:val="both"/>
        <w:rPr>
          <w:rFonts w:eastAsia="MS Mincho" w:cs="David"/>
          <w:rtl/>
        </w:rPr>
      </w:pPr>
    </w:p>
    <w:p w14:paraId="52FE994A" w14:textId="77777777" w:rsidR="000E44B9" w:rsidRDefault="000E44B9" w:rsidP="000E44B9">
      <w:pPr>
        <w:rPr>
          <w:rtl/>
        </w:rPr>
      </w:pPr>
    </w:p>
    <w:p w14:paraId="0C4B9CF4" w14:textId="77777777" w:rsidR="000E44B9" w:rsidRPr="005F2DC4" w:rsidRDefault="000E44B9" w:rsidP="000E44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b/>
          <w:bCs/>
          <w:i/>
          <w:iCs/>
          <w:rtl/>
        </w:rPr>
      </w:pPr>
      <w:r w:rsidRPr="00AA2240">
        <w:rPr>
          <w:rFonts w:hint="cs"/>
          <w:b/>
          <w:bCs/>
          <w:i/>
          <w:iCs/>
          <w:rtl/>
        </w:rPr>
        <w:t xml:space="preserve">רשום את השעה בה </w:t>
      </w:r>
      <w:r>
        <w:rPr>
          <w:rFonts w:hint="cs"/>
          <w:b/>
          <w:bCs/>
          <w:i/>
          <w:iCs/>
          <w:rtl/>
        </w:rPr>
        <w:t>סיימת את המעבדה</w:t>
      </w:r>
      <w:r w:rsidRPr="00AA2240">
        <w:rPr>
          <w:rFonts w:hint="cs"/>
          <w:b/>
          <w:bCs/>
          <w:i/>
          <w:iCs/>
          <w:rtl/>
        </w:rPr>
        <w:t>:</w:t>
      </w:r>
      <w:r w:rsidRPr="00110586">
        <w:rPr>
          <w:rFonts w:hint="cs"/>
          <w:b/>
          <w:bCs/>
          <w:i/>
          <w:iCs/>
          <w:rtl/>
        </w:rPr>
        <w:t xml:space="preserve"> </w:t>
      </w:r>
      <w:r w:rsidRPr="00110586">
        <w:rPr>
          <w:b/>
          <w:bCs/>
          <w:i/>
          <w:iCs/>
          <w:rtl/>
        </w:rPr>
        <w:t xml:space="preserve"> </w:t>
      </w:r>
    </w:p>
    <w:p w14:paraId="4BD0F3CA" w14:textId="77777777" w:rsidR="00417B9F" w:rsidRDefault="00417B9F" w:rsidP="00417B9F">
      <w:pPr>
        <w:rPr>
          <w:rtl/>
        </w:rPr>
      </w:pPr>
    </w:p>
    <w:p w14:paraId="2A255A3C" w14:textId="77777777" w:rsidR="00417B9F" w:rsidRPr="005F2DC4" w:rsidRDefault="00417B9F" w:rsidP="00292B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b/>
          <w:bCs/>
          <w:i/>
          <w:iCs/>
          <w:rtl/>
        </w:rPr>
      </w:pPr>
      <w:r w:rsidRPr="00AA2240">
        <w:rPr>
          <w:rFonts w:hint="cs"/>
          <w:b/>
          <w:bCs/>
          <w:i/>
          <w:iCs/>
          <w:rtl/>
        </w:rPr>
        <w:t xml:space="preserve">רשום </w:t>
      </w:r>
      <w:r>
        <w:rPr>
          <w:rFonts w:hint="cs"/>
          <w:b/>
          <w:bCs/>
          <w:i/>
          <w:iCs/>
          <w:rtl/>
        </w:rPr>
        <w:t>כמ</w:t>
      </w:r>
      <w:r w:rsidR="00292BB0">
        <w:rPr>
          <w:rFonts w:hint="cs"/>
          <w:b/>
          <w:bCs/>
          <w:i/>
          <w:iCs/>
          <w:rtl/>
        </w:rPr>
        <w:t>ה</w:t>
      </w:r>
      <w:r>
        <w:rPr>
          <w:rFonts w:hint="cs"/>
          <w:b/>
          <w:bCs/>
          <w:i/>
          <w:iCs/>
          <w:rtl/>
        </w:rPr>
        <w:t xml:space="preserve"> זמן הקדשתם במעבדה לטובת הפרוייקט </w:t>
      </w:r>
      <w:r w:rsidRPr="00AA2240">
        <w:rPr>
          <w:rFonts w:hint="cs"/>
          <w:b/>
          <w:bCs/>
          <w:i/>
          <w:iCs/>
          <w:rtl/>
        </w:rPr>
        <w:t>:</w:t>
      </w:r>
      <w:r w:rsidRPr="00110586">
        <w:rPr>
          <w:rFonts w:hint="cs"/>
          <w:b/>
          <w:bCs/>
          <w:i/>
          <w:iCs/>
          <w:rtl/>
        </w:rPr>
        <w:t xml:space="preserve"> </w:t>
      </w:r>
      <w:r w:rsidRPr="00110586">
        <w:rPr>
          <w:b/>
          <w:bCs/>
          <w:i/>
          <w:iCs/>
          <w:rtl/>
        </w:rPr>
        <w:t xml:space="preserve"> </w:t>
      </w:r>
    </w:p>
    <w:p w14:paraId="76037F11" w14:textId="77777777" w:rsidR="00417B9F" w:rsidRDefault="00417B9F" w:rsidP="00417B9F">
      <w:pPr>
        <w:bidi w:val="0"/>
        <w:rPr>
          <w:rFonts w:cs="David"/>
        </w:rPr>
      </w:pPr>
    </w:p>
    <w:sectPr w:rsidR="00417B9F" w:rsidSect="000E44B9">
      <w:footerReference w:type="even" r:id="rId29"/>
      <w:footerReference w:type="default" r:id="rId30"/>
      <w:footerReference w:type="first" r:id="rId31"/>
      <w:pgSz w:w="11906" w:h="16838"/>
      <w:pgMar w:top="1134" w:right="1800" w:bottom="851" w:left="180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41781F" w14:textId="77777777" w:rsidR="005179BD" w:rsidRDefault="005179BD">
      <w:r>
        <w:separator/>
      </w:r>
    </w:p>
    <w:p w14:paraId="26AA262A" w14:textId="77777777" w:rsidR="005179BD" w:rsidRDefault="005179BD"/>
  </w:endnote>
  <w:endnote w:type="continuationSeparator" w:id="0">
    <w:p w14:paraId="181E0650" w14:textId="77777777" w:rsidR="005179BD" w:rsidRDefault="005179BD">
      <w:r>
        <w:continuationSeparator/>
      </w:r>
    </w:p>
    <w:p w14:paraId="52E4F7DD" w14:textId="77777777" w:rsidR="005179BD" w:rsidRDefault="005179B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1CC692" w14:textId="77777777" w:rsidR="00564B78" w:rsidRDefault="00564B78">
    <w:pPr>
      <w:pStyle w:val="Footer"/>
      <w:framePr w:wrap="around" w:vAnchor="text" w:hAnchor="margin" w:xAlign="center" w:y="1"/>
      <w:rPr>
        <w:rStyle w:val="PageNumber"/>
        <w:rtl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>
      <w:rPr>
        <w:rStyle w:val="PageNumber"/>
        <w:noProof/>
        <w:rtl/>
      </w:rPr>
      <w:t>5</w:t>
    </w:r>
    <w:r>
      <w:rPr>
        <w:rStyle w:val="PageNumber"/>
        <w:rtl/>
      </w:rPr>
      <w:fldChar w:fldCharType="end"/>
    </w:r>
  </w:p>
  <w:p w14:paraId="62FAA6DA" w14:textId="77777777" w:rsidR="00564B78" w:rsidRDefault="00564B78">
    <w:pPr>
      <w:pStyle w:val="Footer"/>
      <w:rPr>
        <w:rtl/>
      </w:rPr>
    </w:pPr>
  </w:p>
  <w:p w14:paraId="38FD8A2F" w14:textId="77777777" w:rsidR="00564B78" w:rsidRDefault="00564B7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cs="David" w:hint="cs"/>
        <w:rtl/>
      </w:rPr>
      <w:id w:val="1306209392"/>
      <w:docPartObj>
        <w:docPartGallery w:val="Page Numbers (Bottom of Page)"/>
        <w:docPartUnique/>
      </w:docPartObj>
    </w:sdtPr>
    <w:sdtEndPr/>
    <w:sdtContent>
      <w:p w14:paraId="5EC3177C" w14:textId="0415E1F1" w:rsidR="00564B78" w:rsidRPr="00670ACF" w:rsidRDefault="00564B78" w:rsidP="00240342">
        <w:pPr>
          <w:pStyle w:val="Footer"/>
          <w:ind w:left="720"/>
          <w:jc w:val="center"/>
          <w:rPr>
            <w:rFonts w:cs="David"/>
            <w:rtl/>
          </w:rPr>
        </w:pPr>
        <w:r w:rsidRPr="00670ACF">
          <w:rPr>
            <w:rFonts w:cs="David" w:hint="cs"/>
            <w:rtl/>
          </w:rPr>
          <w:t>-</w:t>
        </w:r>
        <w:r w:rsidRPr="00670ACF">
          <w:rPr>
            <w:rFonts w:cs="David" w:hint="cs"/>
            <w:noProof/>
            <w:rtl/>
          </w:rPr>
          <w:t xml:space="preserve"> עמוד </w:t>
        </w:r>
        <w:r w:rsidRPr="00670ACF">
          <w:rPr>
            <w:rFonts w:cs="David"/>
          </w:rPr>
          <w:fldChar w:fldCharType="begin"/>
        </w:r>
        <w:r w:rsidRPr="00670ACF">
          <w:rPr>
            <w:rFonts w:cs="David"/>
          </w:rPr>
          <w:instrText xml:space="preserve"> PAGE   \* MERGEFORMAT </w:instrText>
        </w:r>
        <w:r w:rsidRPr="00670ACF">
          <w:rPr>
            <w:rFonts w:cs="David"/>
          </w:rPr>
          <w:fldChar w:fldCharType="separate"/>
        </w:r>
        <w:r w:rsidR="000E7552">
          <w:rPr>
            <w:rFonts w:cs="David"/>
            <w:noProof/>
            <w:rtl/>
          </w:rPr>
          <w:t>14</w:t>
        </w:r>
        <w:r w:rsidRPr="00670ACF">
          <w:rPr>
            <w:rFonts w:cs="David"/>
          </w:rPr>
          <w:fldChar w:fldCharType="end"/>
        </w:r>
        <w:r w:rsidRPr="00670ACF">
          <w:rPr>
            <w:rFonts w:cs="David"/>
            <w:noProof/>
          </w:rPr>
          <w:t xml:space="preserve"> </w:t>
        </w:r>
        <w:r w:rsidRPr="00670ACF">
          <w:rPr>
            <w:rFonts w:cs="David" w:hint="cs"/>
            <w:noProof/>
            <w:rtl/>
          </w:rPr>
          <w:t xml:space="preserve"> - </w:t>
        </w:r>
        <w:r w:rsidRPr="00670ACF">
          <w:rPr>
            <w:rFonts w:cs="David" w:hint="cs"/>
            <w:rtl/>
          </w:rPr>
          <w:t xml:space="preserve"> </w:t>
        </w:r>
        <w:r w:rsidRPr="00670ACF">
          <w:rPr>
            <w:rFonts w:cs="David"/>
            <w:noProof/>
          </w:rPr>
          <w:t>MSS</w:t>
        </w:r>
        <w:r w:rsidRPr="00670ACF">
          <w:rPr>
            <w:rFonts w:cs="David"/>
            <w:noProof/>
            <w:rtl/>
          </w:rPr>
          <w:t xml:space="preserve"> </w:t>
        </w:r>
        <w:r w:rsidRPr="00670ACF">
          <w:rPr>
            <w:rFonts w:cs="David" w:hint="cs"/>
            <w:noProof/>
            <w:rtl/>
          </w:rPr>
          <w:t xml:space="preserve">,  תדריך מעבדה </w:t>
        </w:r>
        <w:r>
          <w:rPr>
            <w:rFonts w:cs="David" w:hint="cs"/>
            <w:noProof/>
            <w:rtl/>
          </w:rPr>
          <w:t xml:space="preserve">, </w:t>
        </w:r>
        <w:r w:rsidRPr="00670ACF">
          <w:rPr>
            <w:rFonts w:cs="David" w:hint="cs"/>
            <w:noProof/>
            <w:rtl/>
          </w:rPr>
          <w:t xml:space="preserve">  </w:t>
        </w:r>
      </w:p>
    </w:sdtContent>
  </w:sdt>
  <w:p w14:paraId="119768FE" w14:textId="77777777" w:rsidR="00564B78" w:rsidRDefault="00564B78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93FE6D" w14:textId="77777777" w:rsidR="00564B78" w:rsidRDefault="00564B78" w:rsidP="00FB1442">
    <w:pPr>
      <w:pStyle w:val="Footer"/>
      <w:jc w:val="center"/>
    </w:pPr>
    <w:r>
      <w:rPr>
        <w:rFonts w:cs="David"/>
        <w:sz w:val="20"/>
        <w:szCs w:val="20"/>
      </w:rPr>
      <w:t>Mixed Signal System</w:t>
    </w:r>
    <w:r>
      <w:rPr>
        <w:rFonts w:cs="David"/>
        <w:sz w:val="20"/>
        <w:szCs w:val="20"/>
        <w:rtl/>
      </w:rPr>
      <w:t xml:space="preserve"> </w:t>
    </w:r>
    <w:r w:rsidRPr="00FB1442">
      <w:rPr>
        <w:rFonts w:cs="David"/>
        <w:sz w:val="20"/>
        <w:szCs w:val="20"/>
      </w:rPr>
      <w:t>©</w:t>
    </w:r>
    <w:r w:rsidRPr="00FB1442">
      <w:rPr>
        <w:rFonts w:cs="David" w:hint="cs"/>
        <w:sz w:val="20"/>
        <w:szCs w:val="20"/>
        <w:rtl/>
      </w:rPr>
      <w:t xml:space="preserve"> כל הזכויות שמורות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1DB474" w14:textId="77777777" w:rsidR="005179BD" w:rsidRDefault="005179BD">
      <w:r>
        <w:separator/>
      </w:r>
    </w:p>
    <w:p w14:paraId="5DA0800F" w14:textId="77777777" w:rsidR="005179BD" w:rsidRDefault="005179BD"/>
  </w:footnote>
  <w:footnote w:type="continuationSeparator" w:id="0">
    <w:p w14:paraId="31274287" w14:textId="77777777" w:rsidR="005179BD" w:rsidRDefault="005179BD">
      <w:r>
        <w:continuationSeparator/>
      </w:r>
    </w:p>
    <w:p w14:paraId="4A2FFD33" w14:textId="77777777" w:rsidR="005179BD" w:rsidRDefault="005179B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4A01D48"/>
    <w:lvl w:ilvl="0">
      <w:start w:val="1"/>
      <w:numFmt w:val="decimal"/>
      <w:pStyle w:val="ListNumber5"/>
      <w:lvlText w:val="%1."/>
      <w:lvlJc w:val="center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A0CA948"/>
    <w:lvl w:ilvl="0">
      <w:start w:val="1"/>
      <w:numFmt w:val="decimal"/>
      <w:pStyle w:val="ListNumber4"/>
      <w:lvlText w:val="%1."/>
      <w:lvlJc w:val="center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544A5C"/>
    <w:lvl w:ilvl="0">
      <w:start w:val="1"/>
      <w:numFmt w:val="decimal"/>
      <w:pStyle w:val="ListNumber3"/>
      <w:lvlText w:val="%1."/>
      <w:lvlJc w:val="center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888C808"/>
    <w:lvl w:ilvl="0">
      <w:start w:val="1"/>
      <w:numFmt w:val="decimal"/>
      <w:pStyle w:val="ListNumber2"/>
      <w:lvlText w:val="%1."/>
      <w:lvlJc w:val="center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3BC30B6"/>
    <w:lvl w:ilvl="0">
      <w:start w:val="1"/>
      <w:numFmt w:val="chosung"/>
      <w:pStyle w:val="ListBullet5"/>
      <w:lvlText w:val=""/>
      <w:lvlJc w:val="center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056B094"/>
    <w:lvl w:ilvl="0">
      <w:start w:val="1"/>
      <w:numFmt w:val="chosung"/>
      <w:pStyle w:val="ListBullet4"/>
      <w:lvlText w:val=""/>
      <w:lvlJc w:val="center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054F774"/>
    <w:lvl w:ilvl="0">
      <w:start w:val="1"/>
      <w:numFmt w:val="chosung"/>
      <w:pStyle w:val="ListBullet3"/>
      <w:lvlText w:val=""/>
      <w:lvlJc w:val="center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33C6B9A"/>
    <w:lvl w:ilvl="0">
      <w:start w:val="1"/>
      <w:numFmt w:val="chosung"/>
      <w:pStyle w:val="ListBullet2"/>
      <w:lvlText w:val=""/>
      <w:lvlJc w:val="center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EAC57E0"/>
    <w:lvl w:ilvl="0">
      <w:start w:val="1"/>
      <w:numFmt w:val="decimal"/>
      <w:pStyle w:val="ListNumber"/>
      <w:lvlText w:val="%1."/>
      <w:lvlJc w:val="center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BA69778"/>
    <w:lvl w:ilvl="0">
      <w:start w:val="1"/>
      <w:numFmt w:val="chosung"/>
      <w:pStyle w:val="ListBullet"/>
      <w:lvlText w:val=""/>
      <w:lvlJc w:val="center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0128B0"/>
    <w:multiLevelType w:val="hybridMultilevel"/>
    <w:tmpl w:val="52A2821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11C337B"/>
    <w:multiLevelType w:val="multilevel"/>
    <w:tmpl w:val="86E6CCEA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4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40" w:hanging="2520"/>
      </w:pPr>
      <w:rPr>
        <w:rFonts w:hint="default"/>
      </w:rPr>
    </w:lvl>
  </w:abstractNum>
  <w:abstractNum w:abstractNumId="12" w15:restartNumberingAfterBreak="0">
    <w:nsid w:val="05AF27C3"/>
    <w:multiLevelType w:val="hybridMultilevel"/>
    <w:tmpl w:val="DC0C42F4"/>
    <w:lvl w:ilvl="0" w:tplc="E976E096">
      <w:start w:val="1"/>
      <w:numFmt w:val="decimal"/>
      <w:pStyle w:val="TOCHeading"/>
      <w:lvlText w:val="%1."/>
      <w:lvlJc w:val="left"/>
      <w:pPr>
        <w:ind w:left="1185" w:hanging="360"/>
      </w:pPr>
    </w:lvl>
    <w:lvl w:ilvl="1" w:tplc="04090019" w:tentative="1">
      <w:start w:val="1"/>
      <w:numFmt w:val="lowerLetter"/>
      <w:lvlText w:val="%2."/>
      <w:lvlJc w:val="left"/>
      <w:pPr>
        <w:ind w:left="1905" w:hanging="360"/>
      </w:pPr>
    </w:lvl>
    <w:lvl w:ilvl="2" w:tplc="0409001B" w:tentative="1">
      <w:start w:val="1"/>
      <w:numFmt w:val="lowerRoman"/>
      <w:lvlText w:val="%3."/>
      <w:lvlJc w:val="right"/>
      <w:pPr>
        <w:ind w:left="2625" w:hanging="180"/>
      </w:pPr>
    </w:lvl>
    <w:lvl w:ilvl="3" w:tplc="0409000F" w:tentative="1">
      <w:start w:val="1"/>
      <w:numFmt w:val="decimal"/>
      <w:lvlText w:val="%4."/>
      <w:lvlJc w:val="left"/>
      <w:pPr>
        <w:ind w:left="3345" w:hanging="360"/>
      </w:pPr>
    </w:lvl>
    <w:lvl w:ilvl="4" w:tplc="04090019" w:tentative="1">
      <w:start w:val="1"/>
      <w:numFmt w:val="lowerLetter"/>
      <w:lvlText w:val="%5."/>
      <w:lvlJc w:val="left"/>
      <w:pPr>
        <w:ind w:left="4065" w:hanging="360"/>
      </w:pPr>
    </w:lvl>
    <w:lvl w:ilvl="5" w:tplc="0409001B" w:tentative="1">
      <w:start w:val="1"/>
      <w:numFmt w:val="lowerRoman"/>
      <w:lvlText w:val="%6."/>
      <w:lvlJc w:val="right"/>
      <w:pPr>
        <w:ind w:left="4785" w:hanging="180"/>
      </w:pPr>
    </w:lvl>
    <w:lvl w:ilvl="6" w:tplc="0409000F" w:tentative="1">
      <w:start w:val="1"/>
      <w:numFmt w:val="decimal"/>
      <w:lvlText w:val="%7."/>
      <w:lvlJc w:val="left"/>
      <w:pPr>
        <w:ind w:left="5505" w:hanging="360"/>
      </w:pPr>
    </w:lvl>
    <w:lvl w:ilvl="7" w:tplc="04090019" w:tentative="1">
      <w:start w:val="1"/>
      <w:numFmt w:val="lowerLetter"/>
      <w:lvlText w:val="%8."/>
      <w:lvlJc w:val="left"/>
      <w:pPr>
        <w:ind w:left="6225" w:hanging="360"/>
      </w:pPr>
    </w:lvl>
    <w:lvl w:ilvl="8" w:tplc="0409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13" w15:restartNumberingAfterBreak="0">
    <w:nsid w:val="1527329B"/>
    <w:multiLevelType w:val="hybridMultilevel"/>
    <w:tmpl w:val="30AC9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013D03"/>
    <w:multiLevelType w:val="hybridMultilevel"/>
    <w:tmpl w:val="65F4A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AA97560"/>
    <w:multiLevelType w:val="hybridMultilevel"/>
    <w:tmpl w:val="1368039E"/>
    <w:lvl w:ilvl="0" w:tplc="0409000D">
      <w:start w:val="1"/>
      <w:numFmt w:val="bullet"/>
      <w:lvlText w:val=""/>
      <w:lvlJc w:val="left"/>
      <w:pPr>
        <w:ind w:left="90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6" w15:restartNumberingAfterBreak="0">
    <w:nsid w:val="20AB014C"/>
    <w:multiLevelType w:val="multilevel"/>
    <w:tmpl w:val="51FED88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26AC5B1D"/>
    <w:multiLevelType w:val="hybridMultilevel"/>
    <w:tmpl w:val="6BDE87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917A6C"/>
    <w:multiLevelType w:val="hybridMultilevel"/>
    <w:tmpl w:val="ACE43244"/>
    <w:lvl w:ilvl="0" w:tplc="432EB4A2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3710DA"/>
    <w:multiLevelType w:val="hybridMultilevel"/>
    <w:tmpl w:val="3986123E"/>
    <w:lvl w:ilvl="0" w:tplc="0409000D">
      <w:start w:val="1"/>
      <w:numFmt w:val="bullet"/>
      <w:lvlText w:val="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927A73"/>
    <w:multiLevelType w:val="hybridMultilevel"/>
    <w:tmpl w:val="CE9A729A"/>
    <w:lvl w:ilvl="0" w:tplc="0409000F">
      <w:start w:val="1"/>
      <w:numFmt w:val="decimal"/>
      <w:lvlText w:val="%1."/>
      <w:lvlJc w:val="left"/>
      <w:pPr>
        <w:ind w:left="1077" w:hanging="360"/>
      </w:pPr>
    </w:lvl>
    <w:lvl w:ilvl="1" w:tplc="04090019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1" w15:restartNumberingAfterBreak="0">
    <w:nsid w:val="4C215995"/>
    <w:multiLevelType w:val="hybridMultilevel"/>
    <w:tmpl w:val="0560A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7E0D13"/>
    <w:multiLevelType w:val="hybridMultilevel"/>
    <w:tmpl w:val="7B585D7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B37D0B"/>
    <w:multiLevelType w:val="hybridMultilevel"/>
    <w:tmpl w:val="D2B62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3C13F7"/>
    <w:multiLevelType w:val="hybridMultilevel"/>
    <w:tmpl w:val="493857BC"/>
    <w:lvl w:ilvl="0" w:tplc="26F25BB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4101FE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E7CA43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BAC167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F8099F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ABA8CF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A2AA4E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652B64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CD4B56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 w15:restartNumberingAfterBreak="0">
    <w:nsid w:val="64991D9C"/>
    <w:multiLevelType w:val="hybridMultilevel"/>
    <w:tmpl w:val="CAC0BD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840F03"/>
    <w:multiLevelType w:val="hybridMultilevel"/>
    <w:tmpl w:val="13DEA29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224AE9"/>
    <w:multiLevelType w:val="hybridMultilevel"/>
    <w:tmpl w:val="46E075B8"/>
    <w:lvl w:ilvl="0" w:tplc="86F4C1E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D60519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05A446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8D6B9D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7E03F7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264553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650A1F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6E42D0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F8495B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8" w15:restartNumberingAfterBreak="0">
    <w:nsid w:val="7122644C"/>
    <w:multiLevelType w:val="hybridMultilevel"/>
    <w:tmpl w:val="2AC888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6347AEF"/>
    <w:multiLevelType w:val="hybridMultilevel"/>
    <w:tmpl w:val="999EB0C8"/>
    <w:lvl w:ilvl="0" w:tplc="0409000D">
      <w:start w:val="1"/>
      <w:numFmt w:val="bullet"/>
      <w:lvlText w:val="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0" w15:restartNumberingAfterBreak="0">
    <w:nsid w:val="78A75FFF"/>
    <w:multiLevelType w:val="singleLevel"/>
    <w:tmpl w:val="04090001"/>
    <w:lvl w:ilvl="0">
      <w:start w:val="1"/>
      <w:numFmt w:val="bullet"/>
      <w:lvlText w:val=""/>
      <w:lvlJc w:val="center"/>
      <w:pPr>
        <w:tabs>
          <w:tab w:val="num" w:pos="648"/>
        </w:tabs>
        <w:ind w:left="360" w:hanging="72"/>
      </w:pPr>
      <w:rPr>
        <w:rFonts w:ascii="Symbol" w:hAnsi="Symbol" w:hint="default"/>
      </w:rPr>
    </w:lvl>
  </w:abstractNum>
  <w:abstractNum w:abstractNumId="31" w15:restartNumberingAfterBreak="0">
    <w:nsid w:val="7D9B0683"/>
    <w:multiLevelType w:val="multilevel"/>
    <w:tmpl w:val="51FED88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846" w:hanging="576"/>
      </w:pPr>
    </w:lvl>
    <w:lvl w:ilvl="2">
      <w:start w:val="1"/>
      <w:numFmt w:val="decimal"/>
      <w:pStyle w:val="Heading3"/>
      <w:lvlText w:val="%1.%2.%3"/>
      <w:lvlJc w:val="left"/>
      <w:pPr>
        <w:ind w:left="2070" w:hanging="720"/>
      </w:pPr>
      <w:rPr>
        <w:color w:val="auto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30"/>
  </w:num>
  <w:num w:numId="12">
    <w:abstractNumId w:val="25"/>
  </w:num>
  <w:num w:numId="13">
    <w:abstractNumId w:val="16"/>
  </w:num>
  <w:num w:numId="14">
    <w:abstractNumId w:val="11"/>
  </w:num>
  <w:num w:numId="15">
    <w:abstractNumId w:val="23"/>
  </w:num>
  <w:num w:numId="16">
    <w:abstractNumId w:val="14"/>
  </w:num>
  <w:num w:numId="17">
    <w:abstractNumId w:val="20"/>
  </w:num>
  <w:num w:numId="18">
    <w:abstractNumId w:val="12"/>
  </w:num>
  <w:num w:numId="19">
    <w:abstractNumId w:val="31"/>
  </w:num>
  <w:num w:numId="20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1"/>
  </w:num>
  <w:num w:numId="22">
    <w:abstractNumId w:val="31"/>
  </w:num>
  <w:num w:numId="23">
    <w:abstractNumId w:val="27"/>
  </w:num>
  <w:num w:numId="24">
    <w:abstractNumId w:val="13"/>
  </w:num>
  <w:num w:numId="25">
    <w:abstractNumId w:val="24"/>
  </w:num>
  <w:num w:numId="26">
    <w:abstractNumId w:val="21"/>
  </w:num>
  <w:num w:numId="27">
    <w:abstractNumId w:val="31"/>
  </w:num>
  <w:num w:numId="28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8"/>
  </w:num>
  <w:num w:numId="30">
    <w:abstractNumId w:val="31"/>
  </w:num>
  <w:num w:numId="31">
    <w:abstractNumId w:val="31"/>
  </w:num>
  <w:num w:numId="32">
    <w:abstractNumId w:val="26"/>
  </w:num>
  <w:num w:numId="33">
    <w:abstractNumId w:val="15"/>
  </w:num>
  <w:num w:numId="34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7"/>
  </w:num>
  <w:num w:numId="36">
    <w:abstractNumId w:val="29"/>
  </w:num>
  <w:num w:numId="37">
    <w:abstractNumId w:val="22"/>
  </w:num>
  <w:num w:numId="38">
    <w:abstractNumId w:val="31"/>
  </w:num>
  <w:num w:numId="39">
    <w:abstractNumId w:val="28"/>
  </w:num>
  <w:num w:numId="40">
    <w:abstractNumId w:val="10"/>
  </w:num>
  <w:num w:numId="41">
    <w:abstractNumId w:val="19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barak zan">
    <w15:presenceInfo w15:providerId="Windows Live" w15:userId="5fd931156562272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activeWritingStyle w:appName="MSWord" w:lang="en-US" w:vendorID="8" w:dllVersion="513" w:checkStyle="1"/>
  <w:proofState w:spelling="clean" w:grammar="clean"/>
  <w:trackRevisions/>
  <w:defaultTabStop w:val="720"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2049">
      <o:colormru v:ext="edit" colors="#6f3,lime,blue,#f3c,#909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2741"/>
    <w:rsid w:val="0000097F"/>
    <w:rsid w:val="000032C0"/>
    <w:rsid w:val="00004455"/>
    <w:rsid w:val="000061C5"/>
    <w:rsid w:val="00006BD7"/>
    <w:rsid w:val="00006F0A"/>
    <w:rsid w:val="00012DAA"/>
    <w:rsid w:val="00012F5E"/>
    <w:rsid w:val="00013468"/>
    <w:rsid w:val="0001450D"/>
    <w:rsid w:val="00015BE2"/>
    <w:rsid w:val="00020C43"/>
    <w:rsid w:val="000222B4"/>
    <w:rsid w:val="000224EE"/>
    <w:rsid w:val="00022FB8"/>
    <w:rsid w:val="0002302A"/>
    <w:rsid w:val="0002417B"/>
    <w:rsid w:val="00025E9A"/>
    <w:rsid w:val="00027D83"/>
    <w:rsid w:val="00030360"/>
    <w:rsid w:val="00030C70"/>
    <w:rsid w:val="0003103F"/>
    <w:rsid w:val="0003107B"/>
    <w:rsid w:val="0003147E"/>
    <w:rsid w:val="00033788"/>
    <w:rsid w:val="000339D0"/>
    <w:rsid w:val="00033C3B"/>
    <w:rsid w:val="00033F9F"/>
    <w:rsid w:val="000371DD"/>
    <w:rsid w:val="00037394"/>
    <w:rsid w:val="0004020D"/>
    <w:rsid w:val="00040D6B"/>
    <w:rsid w:val="00042D24"/>
    <w:rsid w:val="000438C1"/>
    <w:rsid w:val="00044E7C"/>
    <w:rsid w:val="00044F96"/>
    <w:rsid w:val="00045658"/>
    <w:rsid w:val="00045889"/>
    <w:rsid w:val="00046287"/>
    <w:rsid w:val="000479ED"/>
    <w:rsid w:val="00050C64"/>
    <w:rsid w:val="00050E88"/>
    <w:rsid w:val="000525EF"/>
    <w:rsid w:val="0005395C"/>
    <w:rsid w:val="000553A5"/>
    <w:rsid w:val="0005557B"/>
    <w:rsid w:val="00055ED8"/>
    <w:rsid w:val="0006039E"/>
    <w:rsid w:val="00061C86"/>
    <w:rsid w:val="00062256"/>
    <w:rsid w:val="000622B3"/>
    <w:rsid w:val="0006452E"/>
    <w:rsid w:val="00065902"/>
    <w:rsid w:val="00067E2C"/>
    <w:rsid w:val="00067FDC"/>
    <w:rsid w:val="00073AC3"/>
    <w:rsid w:val="0008057D"/>
    <w:rsid w:val="0008431B"/>
    <w:rsid w:val="0008508B"/>
    <w:rsid w:val="00091601"/>
    <w:rsid w:val="00091B32"/>
    <w:rsid w:val="00092E88"/>
    <w:rsid w:val="00096BB4"/>
    <w:rsid w:val="000A08C5"/>
    <w:rsid w:val="000A165D"/>
    <w:rsid w:val="000A1C5C"/>
    <w:rsid w:val="000A2F75"/>
    <w:rsid w:val="000A4DE3"/>
    <w:rsid w:val="000A5A93"/>
    <w:rsid w:val="000A5C68"/>
    <w:rsid w:val="000B0EFB"/>
    <w:rsid w:val="000B165E"/>
    <w:rsid w:val="000B1C48"/>
    <w:rsid w:val="000B1F5F"/>
    <w:rsid w:val="000B2AFD"/>
    <w:rsid w:val="000B44FA"/>
    <w:rsid w:val="000B5F7A"/>
    <w:rsid w:val="000B6175"/>
    <w:rsid w:val="000B66BD"/>
    <w:rsid w:val="000B789A"/>
    <w:rsid w:val="000C34E4"/>
    <w:rsid w:val="000C66D5"/>
    <w:rsid w:val="000D0F05"/>
    <w:rsid w:val="000D3DF5"/>
    <w:rsid w:val="000D3FD2"/>
    <w:rsid w:val="000D48C4"/>
    <w:rsid w:val="000D4F5A"/>
    <w:rsid w:val="000D5CFA"/>
    <w:rsid w:val="000E01BC"/>
    <w:rsid w:val="000E0C18"/>
    <w:rsid w:val="000E2137"/>
    <w:rsid w:val="000E44B9"/>
    <w:rsid w:val="000E5449"/>
    <w:rsid w:val="000E5B7A"/>
    <w:rsid w:val="000E7552"/>
    <w:rsid w:val="000F021E"/>
    <w:rsid w:val="000F1638"/>
    <w:rsid w:val="000F1C9F"/>
    <w:rsid w:val="000F2C5F"/>
    <w:rsid w:val="000F2E87"/>
    <w:rsid w:val="000F3904"/>
    <w:rsid w:val="000F5150"/>
    <w:rsid w:val="001001AD"/>
    <w:rsid w:val="00100C77"/>
    <w:rsid w:val="001018CE"/>
    <w:rsid w:val="00101DE1"/>
    <w:rsid w:val="0010200B"/>
    <w:rsid w:val="001023B9"/>
    <w:rsid w:val="00107CF7"/>
    <w:rsid w:val="0011138C"/>
    <w:rsid w:val="00112B5D"/>
    <w:rsid w:val="0011330C"/>
    <w:rsid w:val="00113F31"/>
    <w:rsid w:val="00117BC2"/>
    <w:rsid w:val="0012258B"/>
    <w:rsid w:val="001229B3"/>
    <w:rsid w:val="00124586"/>
    <w:rsid w:val="00125660"/>
    <w:rsid w:val="00126848"/>
    <w:rsid w:val="001275A8"/>
    <w:rsid w:val="00127A35"/>
    <w:rsid w:val="00131D09"/>
    <w:rsid w:val="001329D7"/>
    <w:rsid w:val="00132E6E"/>
    <w:rsid w:val="001350D2"/>
    <w:rsid w:val="00135FA1"/>
    <w:rsid w:val="00136C01"/>
    <w:rsid w:val="00140A47"/>
    <w:rsid w:val="0014123E"/>
    <w:rsid w:val="00143E94"/>
    <w:rsid w:val="00143ECD"/>
    <w:rsid w:val="001440C1"/>
    <w:rsid w:val="00147B8E"/>
    <w:rsid w:val="00152360"/>
    <w:rsid w:val="001536D8"/>
    <w:rsid w:val="00154145"/>
    <w:rsid w:val="00154219"/>
    <w:rsid w:val="0015474A"/>
    <w:rsid w:val="001571D5"/>
    <w:rsid w:val="0016205C"/>
    <w:rsid w:val="00163795"/>
    <w:rsid w:val="001638EC"/>
    <w:rsid w:val="00165C6F"/>
    <w:rsid w:val="00165EC7"/>
    <w:rsid w:val="00166A0D"/>
    <w:rsid w:val="00166C17"/>
    <w:rsid w:val="00167644"/>
    <w:rsid w:val="00167BDE"/>
    <w:rsid w:val="00167C67"/>
    <w:rsid w:val="00172120"/>
    <w:rsid w:val="0017238C"/>
    <w:rsid w:val="0017320C"/>
    <w:rsid w:val="001749CC"/>
    <w:rsid w:val="00174A15"/>
    <w:rsid w:val="00180B1A"/>
    <w:rsid w:val="00182B92"/>
    <w:rsid w:val="00184C6D"/>
    <w:rsid w:val="00185983"/>
    <w:rsid w:val="00186D90"/>
    <w:rsid w:val="00190ADF"/>
    <w:rsid w:val="00196544"/>
    <w:rsid w:val="00196CCA"/>
    <w:rsid w:val="001A2283"/>
    <w:rsid w:val="001A2290"/>
    <w:rsid w:val="001A3035"/>
    <w:rsid w:val="001A3AEF"/>
    <w:rsid w:val="001A5115"/>
    <w:rsid w:val="001A515C"/>
    <w:rsid w:val="001A680B"/>
    <w:rsid w:val="001A7EC5"/>
    <w:rsid w:val="001B08B6"/>
    <w:rsid w:val="001B106F"/>
    <w:rsid w:val="001B1231"/>
    <w:rsid w:val="001B2E5C"/>
    <w:rsid w:val="001B5235"/>
    <w:rsid w:val="001B5DA5"/>
    <w:rsid w:val="001B6BFE"/>
    <w:rsid w:val="001B763F"/>
    <w:rsid w:val="001B7770"/>
    <w:rsid w:val="001B7969"/>
    <w:rsid w:val="001C07E0"/>
    <w:rsid w:val="001C095B"/>
    <w:rsid w:val="001C408B"/>
    <w:rsid w:val="001C5EFF"/>
    <w:rsid w:val="001C6228"/>
    <w:rsid w:val="001D0FE4"/>
    <w:rsid w:val="001D1248"/>
    <w:rsid w:val="001D258A"/>
    <w:rsid w:val="001D2640"/>
    <w:rsid w:val="001D2C6A"/>
    <w:rsid w:val="001D4F8B"/>
    <w:rsid w:val="001D5433"/>
    <w:rsid w:val="001D7E84"/>
    <w:rsid w:val="001D7EA0"/>
    <w:rsid w:val="001E0926"/>
    <w:rsid w:val="001E5A8A"/>
    <w:rsid w:val="001E6767"/>
    <w:rsid w:val="001E6F55"/>
    <w:rsid w:val="001E7736"/>
    <w:rsid w:val="001F00AC"/>
    <w:rsid w:val="001F07EF"/>
    <w:rsid w:val="001F0F8C"/>
    <w:rsid w:val="001F3CE9"/>
    <w:rsid w:val="001F40AA"/>
    <w:rsid w:val="00201454"/>
    <w:rsid w:val="002024AB"/>
    <w:rsid w:val="00206161"/>
    <w:rsid w:val="00206396"/>
    <w:rsid w:val="00207B9F"/>
    <w:rsid w:val="00213A09"/>
    <w:rsid w:val="00214BA8"/>
    <w:rsid w:val="00215B1B"/>
    <w:rsid w:val="0021763E"/>
    <w:rsid w:val="00220AC5"/>
    <w:rsid w:val="00223158"/>
    <w:rsid w:val="00223FA9"/>
    <w:rsid w:val="002243CA"/>
    <w:rsid w:val="00225558"/>
    <w:rsid w:val="00227D8D"/>
    <w:rsid w:val="00230341"/>
    <w:rsid w:val="00230931"/>
    <w:rsid w:val="00230BA5"/>
    <w:rsid w:val="00233CCA"/>
    <w:rsid w:val="002360A3"/>
    <w:rsid w:val="002361A6"/>
    <w:rsid w:val="0023721C"/>
    <w:rsid w:val="00240342"/>
    <w:rsid w:val="002431D8"/>
    <w:rsid w:val="0024453A"/>
    <w:rsid w:val="00245736"/>
    <w:rsid w:val="0024733C"/>
    <w:rsid w:val="00250550"/>
    <w:rsid w:val="00251556"/>
    <w:rsid w:val="00251E1E"/>
    <w:rsid w:val="0025468C"/>
    <w:rsid w:val="002556D7"/>
    <w:rsid w:val="002570F0"/>
    <w:rsid w:val="002606BD"/>
    <w:rsid w:val="00260902"/>
    <w:rsid w:val="00261176"/>
    <w:rsid w:val="00261820"/>
    <w:rsid w:val="002618CE"/>
    <w:rsid w:val="002626DC"/>
    <w:rsid w:val="00262790"/>
    <w:rsid w:val="002628C4"/>
    <w:rsid w:val="002639D3"/>
    <w:rsid w:val="002640A7"/>
    <w:rsid w:val="00266382"/>
    <w:rsid w:val="00272787"/>
    <w:rsid w:val="00274DEA"/>
    <w:rsid w:val="0027626B"/>
    <w:rsid w:val="0028195B"/>
    <w:rsid w:val="00281BE5"/>
    <w:rsid w:val="00282833"/>
    <w:rsid w:val="00284795"/>
    <w:rsid w:val="00285D68"/>
    <w:rsid w:val="002872B9"/>
    <w:rsid w:val="00287AD3"/>
    <w:rsid w:val="00287D99"/>
    <w:rsid w:val="00291085"/>
    <w:rsid w:val="00292164"/>
    <w:rsid w:val="00292812"/>
    <w:rsid w:val="00292BB0"/>
    <w:rsid w:val="00294EA4"/>
    <w:rsid w:val="00295956"/>
    <w:rsid w:val="002A0E75"/>
    <w:rsid w:val="002A12D4"/>
    <w:rsid w:val="002A235A"/>
    <w:rsid w:val="002A61B9"/>
    <w:rsid w:val="002A6DE1"/>
    <w:rsid w:val="002A7529"/>
    <w:rsid w:val="002A77E5"/>
    <w:rsid w:val="002B0C52"/>
    <w:rsid w:val="002B24AF"/>
    <w:rsid w:val="002B2652"/>
    <w:rsid w:val="002B2760"/>
    <w:rsid w:val="002B31AC"/>
    <w:rsid w:val="002B3B2D"/>
    <w:rsid w:val="002B3FB9"/>
    <w:rsid w:val="002B53BD"/>
    <w:rsid w:val="002B5AF8"/>
    <w:rsid w:val="002B5FDE"/>
    <w:rsid w:val="002C1936"/>
    <w:rsid w:val="002C1BA5"/>
    <w:rsid w:val="002C21BF"/>
    <w:rsid w:val="002C38FD"/>
    <w:rsid w:val="002C41ED"/>
    <w:rsid w:val="002C4D59"/>
    <w:rsid w:val="002C7A59"/>
    <w:rsid w:val="002C7BB6"/>
    <w:rsid w:val="002C7CC6"/>
    <w:rsid w:val="002D0F1D"/>
    <w:rsid w:val="002D0F64"/>
    <w:rsid w:val="002D4449"/>
    <w:rsid w:val="002D4A34"/>
    <w:rsid w:val="002D508E"/>
    <w:rsid w:val="002D64AC"/>
    <w:rsid w:val="002D7DBE"/>
    <w:rsid w:val="002E25E5"/>
    <w:rsid w:val="002E28AC"/>
    <w:rsid w:val="002E29D6"/>
    <w:rsid w:val="002E30C4"/>
    <w:rsid w:val="002E3232"/>
    <w:rsid w:val="002E38BC"/>
    <w:rsid w:val="002E5441"/>
    <w:rsid w:val="002E5C70"/>
    <w:rsid w:val="002E6DA7"/>
    <w:rsid w:val="002E6FA7"/>
    <w:rsid w:val="002F1CAE"/>
    <w:rsid w:val="002F2C3F"/>
    <w:rsid w:val="002F41A3"/>
    <w:rsid w:val="002F4B68"/>
    <w:rsid w:val="002F5663"/>
    <w:rsid w:val="002F577B"/>
    <w:rsid w:val="002F5B9E"/>
    <w:rsid w:val="002F6D68"/>
    <w:rsid w:val="002F700B"/>
    <w:rsid w:val="002F73DF"/>
    <w:rsid w:val="0030115A"/>
    <w:rsid w:val="00302241"/>
    <w:rsid w:val="00302746"/>
    <w:rsid w:val="003033EA"/>
    <w:rsid w:val="00304587"/>
    <w:rsid w:val="003054D3"/>
    <w:rsid w:val="00305BFF"/>
    <w:rsid w:val="00305C8E"/>
    <w:rsid w:val="0031025A"/>
    <w:rsid w:val="0031143E"/>
    <w:rsid w:val="003120A7"/>
    <w:rsid w:val="00312327"/>
    <w:rsid w:val="00312484"/>
    <w:rsid w:val="00312C53"/>
    <w:rsid w:val="003137DF"/>
    <w:rsid w:val="003158CC"/>
    <w:rsid w:val="003158CE"/>
    <w:rsid w:val="003162E4"/>
    <w:rsid w:val="0031799D"/>
    <w:rsid w:val="00317CA3"/>
    <w:rsid w:val="0032076F"/>
    <w:rsid w:val="003212FB"/>
    <w:rsid w:val="003221C6"/>
    <w:rsid w:val="0032349E"/>
    <w:rsid w:val="00323A5F"/>
    <w:rsid w:val="00323E0A"/>
    <w:rsid w:val="003240DB"/>
    <w:rsid w:val="00327807"/>
    <w:rsid w:val="0032798D"/>
    <w:rsid w:val="0033204A"/>
    <w:rsid w:val="00335069"/>
    <w:rsid w:val="003357A3"/>
    <w:rsid w:val="00335B31"/>
    <w:rsid w:val="003361EE"/>
    <w:rsid w:val="00340A7F"/>
    <w:rsid w:val="00340B29"/>
    <w:rsid w:val="00342B2B"/>
    <w:rsid w:val="003431CD"/>
    <w:rsid w:val="00343FDD"/>
    <w:rsid w:val="00344AB7"/>
    <w:rsid w:val="00344CE9"/>
    <w:rsid w:val="00345989"/>
    <w:rsid w:val="00350DD0"/>
    <w:rsid w:val="00351657"/>
    <w:rsid w:val="003519F5"/>
    <w:rsid w:val="003534AE"/>
    <w:rsid w:val="00353829"/>
    <w:rsid w:val="00355122"/>
    <w:rsid w:val="00355580"/>
    <w:rsid w:val="003556F7"/>
    <w:rsid w:val="00355A9B"/>
    <w:rsid w:val="00357DDA"/>
    <w:rsid w:val="00357EBE"/>
    <w:rsid w:val="0036085A"/>
    <w:rsid w:val="00360884"/>
    <w:rsid w:val="00360B81"/>
    <w:rsid w:val="0036538C"/>
    <w:rsid w:val="00366110"/>
    <w:rsid w:val="00367D57"/>
    <w:rsid w:val="00367F65"/>
    <w:rsid w:val="003713CE"/>
    <w:rsid w:val="00373073"/>
    <w:rsid w:val="003734C9"/>
    <w:rsid w:val="003760E8"/>
    <w:rsid w:val="00376E7F"/>
    <w:rsid w:val="00376FAD"/>
    <w:rsid w:val="003775BB"/>
    <w:rsid w:val="00380E31"/>
    <w:rsid w:val="00382FE0"/>
    <w:rsid w:val="00383A03"/>
    <w:rsid w:val="00383B32"/>
    <w:rsid w:val="003842E4"/>
    <w:rsid w:val="003858B8"/>
    <w:rsid w:val="00386DFD"/>
    <w:rsid w:val="00391D11"/>
    <w:rsid w:val="003920BD"/>
    <w:rsid w:val="0039238E"/>
    <w:rsid w:val="00392CDB"/>
    <w:rsid w:val="003935BE"/>
    <w:rsid w:val="00395FA5"/>
    <w:rsid w:val="003979CC"/>
    <w:rsid w:val="003A106D"/>
    <w:rsid w:val="003A140C"/>
    <w:rsid w:val="003A1B40"/>
    <w:rsid w:val="003A33C8"/>
    <w:rsid w:val="003A4944"/>
    <w:rsid w:val="003A563E"/>
    <w:rsid w:val="003A5A5A"/>
    <w:rsid w:val="003A5EAE"/>
    <w:rsid w:val="003B055C"/>
    <w:rsid w:val="003B0D18"/>
    <w:rsid w:val="003B173C"/>
    <w:rsid w:val="003B24E9"/>
    <w:rsid w:val="003B26A2"/>
    <w:rsid w:val="003B2B72"/>
    <w:rsid w:val="003B3161"/>
    <w:rsid w:val="003B31F2"/>
    <w:rsid w:val="003B3E09"/>
    <w:rsid w:val="003B679E"/>
    <w:rsid w:val="003B6EDD"/>
    <w:rsid w:val="003B785D"/>
    <w:rsid w:val="003C0192"/>
    <w:rsid w:val="003C0AE1"/>
    <w:rsid w:val="003C0FF4"/>
    <w:rsid w:val="003C2DEE"/>
    <w:rsid w:val="003C309E"/>
    <w:rsid w:val="003C3135"/>
    <w:rsid w:val="003C346A"/>
    <w:rsid w:val="003C4885"/>
    <w:rsid w:val="003C48E2"/>
    <w:rsid w:val="003C50C2"/>
    <w:rsid w:val="003C6281"/>
    <w:rsid w:val="003D10C7"/>
    <w:rsid w:val="003D1C27"/>
    <w:rsid w:val="003D1F3D"/>
    <w:rsid w:val="003D3041"/>
    <w:rsid w:val="003D385E"/>
    <w:rsid w:val="003D39A1"/>
    <w:rsid w:val="003D3BA2"/>
    <w:rsid w:val="003D3D03"/>
    <w:rsid w:val="003D6953"/>
    <w:rsid w:val="003D70FF"/>
    <w:rsid w:val="003E1493"/>
    <w:rsid w:val="003E3096"/>
    <w:rsid w:val="003E4C46"/>
    <w:rsid w:val="003E6A51"/>
    <w:rsid w:val="003F0BBA"/>
    <w:rsid w:val="003F1F17"/>
    <w:rsid w:val="003F2DCF"/>
    <w:rsid w:val="003F2FA8"/>
    <w:rsid w:val="003F48B8"/>
    <w:rsid w:val="003F6D89"/>
    <w:rsid w:val="003F7F38"/>
    <w:rsid w:val="0040313C"/>
    <w:rsid w:val="0040341F"/>
    <w:rsid w:val="00404E5C"/>
    <w:rsid w:val="0041096C"/>
    <w:rsid w:val="0041099C"/>
    <w:rsid w:val="00410AF6"/>
    <w:rsid w:val="004112B2"/>
    <w:rsid w:val="00415506"/>
    <w:rsid w:val="00416846"/>
    <w:rsid w:val="00416AB1"/>
    <w:rsid w:val="00417513"/>
    <w:rsid w:val="00417559"/>
    <w:rsid w:val="00417B9F"/>
    <w:rsid w:val="00422091"/>
    <w:rsid w:val="00422BA2"/>
    <w:rsid w:val="00422C35"/>
    <w:rsid w:val="004230CE"/>
    <w:rsid w:val="00425195"/>
    <w:rsid w:val="0042778B"/>
    <w:rsid w:val="0042782D"/>
    <w:rsid w:val="00427DF2"/>
    <w:rsid w:val="004304FA"/>
    <w:rsid w:val="00431103"/>
    <w:rsid w:val="00431E26"/>
    <w:rsid w:val="004326B9"/>
    <w:rsid w:val="00433232"/>
    <w:rsid w:val="00435A2C"/>
    <w:rsid w:val="0044039F"/>
    <w:rsid w:val="00442C37"/>
    <w:rsid w:val="00444EBA"/>
    <w:rsid w:val="00445E7A"/>
    <w:rsid w:val="004466B0"/>
    <w:rsid w:val="00450461"/>
    <w:rsid w:val="00450DCB"/>
    <w:rsid w:val="00451EB3"/>
    <w:rsid w:val="004529F7"/>
    <w:rsid w:val="0045324D"/>
    <w:rsid w:val="00454F02"/>
    <w:rsid w:val="0045712F"/>
    <w:rsid w:val="004605E7"/>
    <w:rsid w:val="0046113B"/>
    <w:rsid w:val="0046226B"/>
    <w:rsid w:val="00463E10"/>
    <w:rsid w:val="00464990"/>
    <w:rsid w:val="00464AB2"/>
    <w:rsid w:val="004674C7"/>
    <w:rsid w:val="0046765E"/>
    <w:rsid w:val="00467A93"/>
    <w:rsid w:val="00470F08"/>
    <w:rsid w:val="00471402"/>
    <w:rsid w:val="00472841"/>
    <w:rsid w:val="004739CD"/>
    <w:rsid w:val="00474468"/>
    <w:rsid w:val="00474632"/>
    <w:rsid w:val="00475016"/>
    <w:rsid w:val="0047697D"/>
    <w:rsid w:val="00480317"/>
    <w:rsid w:val="00480B60"/>
    <w:rsid w:val="00481C74"/>
    <w:rsid w:val="00482FC6"/>
    <w:rsid w:val="00490067"/>
    <w:rsid w:val="00490EEA"/>
    <w:rsid w:val="00491039"/>
    <w:rsid w:val="0049204A"/>
    <w:rsid w:val="00493FF0"/>
    <w:rsid w:val="00494D0F"/>
    <w:rsid w:val="00495A9C"/>
    <w:rsid w:val="00496DB2"/>
    <w:rsid w:val="004973E4"/>
    <w:rsid w:val="004A122E"/>
    <w:rsid w:val="004A3307"/>
    <w:rsid w:val="004A4B9E"/>
    <w:rsid w:val="004A5679"/>
    <w:rsid w:val="004A7C4B"/>
    <w:rsid w:val="004B245F"/>
    <w:rsid w:val="004B24CB"/>
    <w:rsid w:val="004B2C8A"/>
    <w:rsid w:val="004B32DB"/>
    <w:rsid w:val="004B6156"/>
    <w:rsid w:val="004C0F94"/>
    <w:rsid w:val="004C1F45"/>
    <w:rsid w:val="004C25B5"/>
    <w:rsid w:val="004C27DA"/>
    <w:rsid w:val="004C30CD"/>
    <w:rsid w:val="004C4851"/>
    <w:rsid w:val="004C4F86"/>
    <w:rsid w:val="004C59EF"/>
    <w:rsid w:val="004C61FB"/>
    <w:rsid w:val="004D0F0E"/>
    <w:rsid w:val="004D1ECE"/>
    <w:rsid w:val="004D228B"/>
    <w:rsid w:val="004D22AC"/>
    <w:rsid w:val="004D2408"/>
    <w:rsid w:val="004D7E11"/>
    <w:rsid w:val="004E0C3E"/>
    <w:rsid w:val="004E1509"/>
    <w:rsid w:val="004E18D4"/>
    <w:rsid w:val="004E34F9"/>
    <w:rsid w:val="004E516A"/>
    <w:rsid w:val="004E51BF"/>
    <w:rsid w:val="004E53B8"/>
    <w:rsid w:val="004E5DB1"/>
    <w:rsid w:val="004E745C"/>
    <w:rsid w:val="004E7BF2"/>
    <w:rsid w:val="004F2130"/>
    <w:rsid w:val="004F25C3"/>
    <w:rsid w:val="004F3861"/>
    <w:rsid w:val="004F4118"/>
    <w:rsid w:val="004F4E07"/>
    <w:rsid w:val="004F50F5"/>
    <w:rsid w:val="00502666"/>
    <w:rsid w:val="0050364F"/>
    <w:rsid w:val="00504C65"/>
    <w:rsid w:val="00507829"/>
    <w:rsid w:val="00507C20"/>
    <w:rsid w:val="00512432"/>
    <w:rsid w:val="00512F59"/>
    <w:rsid w:val="0051382C"/>
    <w:rsid w:val="005140B2"/>
    <w:rsid w:val="00514CA8"/>
    <w:rsid w:val="00515E11"/>
    <w:rsid w:val="00516991"/>
    <w:rsid w:val="005179BD"/>
    <w:rsid w:val="00524766"/>
    <w:rsid w:val="0053113C"/>
    <w:rsid w:val="00531181"/>
    <w:rsid w:val="00531410"/>
    <w:rsid w:val="0053155F"/>
    <w:rsid w:val="00531A6E"/>
    <w:rsid w:val="00532BC4"/>
    <w:rsid w:val="00534344"/>
    <w:rsid w:val="005344C0"/>
    <w:rsid w:val="00534860"/>
    <w:rsid w:val="00534D93"/>
    <w:rsid w:val="00535E9C"/>
    <w:rsid w:val="00537E00"/>
    <w:rsid w:val="00540D5B"/>
    <w:rsid w:val="005425D3"/>
    <w:rsid w:val="0054264B"/>
    <w:rsid w:val="0054279E"/>
    <w:rsid w:val="005429B3"/>
    <w:rsid w:val="005445E6"/>
    <w:rsid w:val="00545E7F"/>
    <w:rsid w:val="005463CA"/>
    <w:rsid w:val="00546526"/>
    <w:rsid w:val="00546668"/>
    <w:rsid w:val="00547E75"/>
    <w:rsid w:val="00547FE4"/>
    <w:rsid w:val="00551D18"/>
    <w:rsid w:val="005520FD"/>
    <w:rsid w:val="00552DE3"/>
    <w:rsid w:val="0055399A"/>
    <w:rsid w:val="0055432F"/>
    <w:rsid w:val="005546C7"/>
    <w:rsid w:val="00555F8A"/>
    <w:rsid w:val="005567D4"/>
    <w:rsid w:val="00556C35"/>
    <w:rsid w:val="00560A20"/>
    <w:rsid w:val="0056222C"/>
    <w:rsid w:val="00564B78"/>
    <w:rsid w:val="00565673"/>
    <w:rsid w:val="005658CF"/>
    <w:rsid w:val="005704F2"/>
    <w:rsid w:val="00570E03"/>
    <w:rsid w:val="0057141E"/>
    <w:rsid w:val="00573920"/>
    <w:rsid w:val="00576258"/>
    <w:rsid w:val="00581C31"/>
    <w:rsid w:val="005820E7"/>
    <w:rsid w:val="00582C46"/>
    <w:rsid w:val="00582D0B"/>
    <w:rsid w:val="00584E5D"/>
    <w:rsid w:val="00586546"/>
    <w:rsid w:val="00586F05"/>
    <w:rsid w:val="00587A33"/>
    <w:rsid w:val="00587B72"/>
    <w:rsid w:val="00590710"/>
    <w:rsid w:val="00591257"/>
    <w:rsid w:val="00592E97"/>
    <w:rsid w:val="00593B2E"/>
    <w:rsid w:val="005949AD"/>
    <w:rsid w:val="005967E5"/>
    <w:rsid w:val="005A0F31"/>
    <w:rsid w:val="005A3435"/>
    <w:rsid w:val="005A35DB"/>
    <w:rsid w:val="005A3E80"/>
    <w:rsid w:val="005A647B"/>
    <w:rsid w:val="005A7355"/>
    <w:rsid w:val="005B12EB"/>
    <w:rsid w:val="005B2757"/>
    <w:rsid w:val="005B27A6"/>
    <w:rsid w:val="005B5088"/>
    <w:rsid w:val="005C1AD7"/>
    <w:rsid w:val="005C1B14"/>
    <w:rsid w:val="005C24FA"/>
    <w:rsid w:val="005C2D35"/>
    <w:rsid w:val="005C3805"/>
    <w:rsid w:val="005C3845"/>
    <w:rsid w:val="005C3B73"/>
    <w:rsid w:val="005C44D8"/>
    <w:rsid w:val="005C54BE"/>
    <w:rsid w:val="005C5AB0"/>
    <w:rsid w:val="005C67C1"/>
    <w:rsid w:val="005D1B27"/>
    <w:rsid w:val="005D1DB1"/>
    <w:rsid w:val="005D2598"/>
    <w:rsid w:val="005D3B64"/>
    <w:rsid w:val="005D460A"/>
    <w:rsid w:val="005D6341"/>
    <w:rsid w:val="005D6531"/>
    <w:rsid w:val="005D7012"/>
    <w:rsid w:val="005E1C39"/>
    <w:rsid w:val="005E32C0"/>
    <w:rsid w:val="005E344C"/>
    <w:rsid w:val="005E397C"/>
    <w:rsid w:val="005E44D5"/>
    <w:rsid w:val="005E4E38"/>
    <w:rsid w:val="005E5C92"/>
    <w:rsid w:val="005E6D67"/>
    <w:rsid w:val="005F2CE9"/>
    <w:rsid w:val="005F42BA"/>
    <w:rsid w:val="005F5D83"/>
    <w:rsid w:val="005F6A80"/>
    <w:rsid w:val="00600E15"/>
    <w:rsid w:val="006013FA"/>
    <w:rsid w:val="00601885"/>
    <w:rsid w:val="00603BA1"/>
    <w:rsid w:val="00611005"/>
    <w:rsid w:val="006114FE"/>
    <w:rsid w:val="00611625"/>
    <w:rsid w:val="00611C3B"/>
    <w:rsid w:val="0061240D"/>
    <w:rsid w:val="006124BB"/>
    <w:rsid w:val="006130C4"/>
    <w:rsid w:val="00614974"/>
    <w:rsid w:val="00615728"/>
    <w:rsid w:val="006167A1"/>
    <w:rsid w:val="00616E7C"/>
    <w:rsid w:val="00617BEA"/>
    <w:rsid w:val="00620012"/>
    <w:rsid w:val="00620ABF"/>
    <w:rsid w:val="00621BD5"/>
    <w:rsid w:val="00622C74"/>
    <w:rsid w:val="00622E46"/>
    <w:rsid w:val="006234F8"/>
    <w:rsid w:val="00630DF7"/>
    <w:rsid w:val="0063110C"/>
    <w:rsid w:val="0063171D"/>
    <w:rsid w:val="00632216"/>
    <w:rsid w:val="00632C66"/>
    <w:rsid w:val="0063538E"/>
    <w:rsid w:val="00635F72"/>
    <w:rsid w:val="00635FD8"/>
    <w:rsid w:val="006360E7"/>
    <w:rsid w:val="00636625"/>
    <w:rsid w:val="0063791B"/>
    <w:rsid w:val="006414F5"/>
    <w:rsid w:val="006424BA"/>
    <w:rsid w:val="006445B9"/>
    <w:rsid w:val="00644666"/>
    <w:rsid w:val="00650EE1"/>
    <w:rsid w:val="006511ED"/>
    <w:rsid w:val="0065390C"/>
    <w:rsid w:val="00654283"/>
    <w:rsid w:val="006551C3"/>
    <w:rsid w:val="00656A82"/>
    <w:rsid w:val="00660D89"/>
    <w:rsid w:val="006616E2"/>
    <w:rsid w:val="00662C31"/>
    <w:rsid w:val="00663286"/>
    <w:rsid w:val="00664E88"/>
    <w:rsid w:val="00665F1D"/>
    <w:rsid w:val="00670ACF"/>
    <w:rsid w:val="006713A0"/>
    <w:rsid w:val="00671A57"/>
    <w:rsid w:val="00671AF0"/>
    <w:rsid w:val="006737DD"/>
    <w:rsid w:val="006739F1"/>
    <w:rsid w:val="006757BE"/>
    <w:rsid w:val="00676CE3"/>
    <w:rsid w:val="006801A2"/>
    <w:rsid w:val="00680863"/>
    <w:rsid w:val="00681FCC"/>
    <w:rsid w:val="006838B7"/>
    <w:rsid w:val="00683F3B"/>
    <w:rsid w:val="00686C10"/>
    <w:rsid w:val="00687498"/>
    <w:rsid w:val="00687C36"/>
    <w:rsid w:val="00690097"/>
    <w:rsid w:val="00690CE6"/>
    <w:rsid w:val="00693758"/>
    <w:rsid w:val="00695863"/>
    <w:rsid w:val="00695D09"/>
    <w:rsid w:val="00695EF5"/>
    <w:rsid w:val="00696EEB"/>
    <w:rsid w:val="006973E9"/>
    <w:rsid w:val="00697759"/>
    <w:rsid w:val="006A098A"/>
    <w:rsid w:val="006A0BDA"/>
    <w:rsid w:val="006A0BDE"/>
    <w:rsid w:val="006A3D9D"/>
    <w:rsid w:val="006A3F29"/>
    <w:rsid w:val="006A6B43"/>
    <w:rsid w:val="006A744E"/>
    <w:rsid w:val="006B0703"/>
    <w:rsid w:val="006B1DAE"/>
    <w:rsid w:val="006B6275"/>
    <w:rsid w:val="006B6DB1"/>
    <w:rsid w:val="006B7EAB"/>
    <w:rsid w:val="006C58FD"/>
    <w:rsid w:val="006D1934"/>
    <w:rsid w:val="006D2096"/>
    <w:rsid w:val="006D2DD3"/>
    <w:rsid w:val="006D3173"/>
    <w:rsid w:val="006D39C8"/>
    <w:rsid w:val="006D58D3"/>
    <w:rsid w:val="006D5A47"/>
    <w:rsid w:val="006D73F6"/>
    <w:rsid w:val="006D7E71"/>
    <w:rsid w:val="006E0413"/>
    <w:rsid w:val="006E1687"/>
    <w:rsid w:val="006E26E2"/>
    <w:rsid w:val="006E596F"/>
    <w:rsid w:val="006E655A"/>
    <w:rsid w:val="006E6AB7"/>
    <w:rsid w:val="006F1148"/>
    <w:rsid w:val="006F2392"/>
    <w:rsid w:val="006F4466"/>
    <w:rsid w:val="006F44C2"/>
    <w:rsid w:val="006F5B0A"/>
    <w:rsid w:val="006F5EC1"/>
    <w:rsid w:val="007002E2"/>
    <w:rsid w:val="007012EC"/>
    <w:rsid w:val="00706D1E"/>
    <w:rsid w:val="00706FDC"/>
    <w:rsid w:val="007074E6"/>
    <w:rsid w:val="0070777F"/>
    <w:rsid w:val="0071239F"/>
    <w:rsid w:val="007127FC"/>
    <w:rsid w:val="00712CA4"/>
    <w:rsid w:val="00712ECE"/>
    <w:rsid w:val="007131DF"/>
    <w:rsid w:val="0071639D"/>
    <w:rsid w:val="0071656E"/>
    <w:rsid w:val="00717D2C"/>
    <w:rsid w:val="007202FA"/>
    <w:rsid w:val="0072116D"/>
    <w:rsid w:val="00721B8B"/>
    <w:rsid w:val="0072262A"/>
    <w:rsid w:val="00724084"/>
    <w:rsid w:val="0073019C"/>
    <w:rsid w:val="00733CBD"/>
    <w:rsid w:val="0073431E"/>
    <w:rsid w:val="00734BCC"/>
    <w:rsid w:val="00734E6E"/>
    <w:rsid w:val="00737132"/>
    <w:rsid w:val="00740948"/>
    <w:rsid w:val="00740D77"/>
    <w:rsid w:val="007440D3"/>
    <w:rsid w:val="00746699"/>
    <w:rsid w:val="00747686"/>
    <w:rsid w:val="007479C0"/>
    <w:rsid w:val="00752936"/>
    <w:rsid w:val="00753CA8"/>
    <w:rsid w:val="00754B47"/>
    <w:rsid w:val="007557FC"/>
    <w:rsid w:val="00755E62"/>
    <w:rsid w:val="0075663A"/>
    <w:rsid w:val="00756772"/>
    <w:rsid w:val="00756941"/>
    <w:rsid w:val="00760392"/>
    <w:rsid w:val="007634D1"/>
    <w:rsid w:val="0076404E"/>
    <w:rsid w:val="0076527B"/>
    <w:rsid w:val="00766090"/>
    <w:rsid w:val="00772519"/>
    <w:rsid w:val="00772CBE"/>
    <w:rsid w:val="007745A8"/>
    <w:rsid w:val="00775835"/>
    <w:rsid w:val="00776360"/>
    <w:rsid w:val="00777819"/>
    <w:rsid w:val="007825D0"/>
    <w:rsid w:val="007851FE"/>
    <w:rsid w:val="00785590"/>
    <w:rsid w:val="007859A6"/>
    <w:rsid w:val="00786B29"/>
    <w:rsid w:val="00787DBA"/>
    <w:rsid w:val="0079121E"/>
    <w:rsid w:val="00792B36"/>
    <w:rsid w:val="00792D63"/>
    <w:rsid w:val="00792FD7"/>
    <w:rsid w:val="00794C68"/>
    <w:rsid w:val="007956C7"/>
    <w:rsid w:val="00797A2D"/>
    <w:rsid w:val="007A012F"/>
    <w:rsid w:val="007A1422"/>
    <w:rsid w:val="007A2A90"/>
    <w:rsid w:val="007A2FC6"/>
    <w:rsid w:val="007A3ADE"/>
    <w:rsid w:val="007A410F"/>
    <w:rsid w:val="007A4863"/>
    <w:rsid w:val="007A61C6"/>
    <w:rsid w:val="007A6EE5"/>
    <w:rsid w:val="007B126D"/>
    <w:rsid w:val="007B1711"/>
    <w:rsid w:val="007B551B"/>
    <w:rsid w:val="007B676A"/>
    <w:rsid w:val="007B782D"/>
    <w:rsid w:val="007C0A6A"/>
    <w:rsid w:val="007C238C"/>
    <w:rsid w:val="007C4ED4"/>
    <w:rsid w:val="007C54F6"/>
    <w:rsid w:val="007C6E21"/>
    <w:rsid w:val="007D0B9E"/>
    <w:rsid w:val="007D0C1B"/>
    <w:rsid w:val="007D0ECF"/>
    <w:rsid w:val="007D2E03"/>
    <w:rsid w:val="007D31DD"/>
    <w:rsid w:val="007D3309"/>
    <w:rsid w:val="007D527C"/>
    <w:rsid w:val="007D5E24"/>
    <w:rsid w:val="007D6661"/>
    <w:rsid w:val="007D6C5F"/>
    <w:rsid w:val="007E1367"/>
    <w:rsid w:val="007E2AFE"/>
    <w:rsid w:val="007E314A"/>
    <w:rsid w:val="007E685F"/>
    <w:rsid w:val="007F053E"/>
    <w:rsid w:val="007F2C19"/>
    <w:rsid w:val="007F4609"/>
    <w:rsid w:val="007F5C13"/>
    <w:rsid w:val="007F5E16"/>
    <w:rsid w:val="007F733E"/>
    <w:rsid w:val="007F797F"/>
    <w:rsid w:val="008002B9"/>
    <w:rsid w:val="00800641"/>
    <w:rsid w:val="00800BB8"/>
    <w:rsid w:val="0080141D"/>
    <w:rsid w:val="00801847"/>
    <w:rsid w:val="0080264B"/>
    <w:rsid w:val="00804750"/>
    <w:rsid w:val="00805C47"/>
    <w:rsid w:val="00806513"/>
    <w:rsid w:val="0080747F"/>
    <w:rsid w:val="0081061C"/>
    <w:rsid w:val="008108F7"/>
    <w:rsid w:val="00810C4A"/>
    <w:rsid w:val="00810EF4"/>
    <w:rsid w:val="0081177D"/>
    <w:rsid w:val="00812B3A"/>
    <w:rsid w:val="00813525"/>
    <w:rsid w:val="00813ABC"/>
    <w:rsid w:val="0081412D"/>
    <w:rsid w:val="00814D72"/>
    <w:rsid w:val="008160E0"/>
    <w:rsid w:val="0082519C"/>
    <w:rsid w:val="008253D6"/>
    <w:rsid w:val="008262A1"/>
    <w:rsid w:val="00826519"/>
    <w:rsid w:val="00826F74"/>
    <w:rsid w:val="00827633"/>
    <w:rsid w:val="00833801"/>
    <w:rsid w:val="008350BD"/>
    <w:rsid w:val="00835AD3"/>
    <w:rsid w:val="00841024"/>
    <w:rsid w:val="0084456F"/>
    <w:rsid w:val="008455D1"/>
    <w:rsid w:val="00846B73"/>
    <w:rsid w:val="00850B89"/>
    <w:rsid w:val="00852C24"/>
    <w:rsid w:val="00853C0C"/>
    <w:rsid w:val="00856E7A"/>
    <w:rsid w:val="00860849"/>
    <w:rsid w:val="0086314E"/>
    <w:rsid w:val="008631A2"/>
    <w:rsid w:val="00863534"/>
    <w:rsid w:val="00863E30"/>
    <w:rsid w:val="00866CA9"/>
    <w:rsid w:val="00867F5D"/>
    <w:rsid w:val="00870977"/>
    <w:rsid w:val="0087138E"/>
    <w:rsid w:val="008748D3"/>
    <w:rsid w:val="00874974"/>
    <w:rsid w:val="00874C88"/>
    <w:rsid w:val="008758C8"/>
    <w:rsid w:val="00875B5E"/>
    <w:rsid w:val="008761CF"/>
    <w:rsid w:val="008802DA"/>
    <w:rsid w:val="00881FAB"/>
    <w:rsid w:val="008829DA"/>
    <w:rsid w:val="00883080"/>
    <w:rsid w:val="008844BD"/>
    <w:rsid w:val="00884CBF"/>
    <w:rsid w:val="00885616"/>
    <w:rsid w:val="00885E82"/>
    <w:rsid w:val="00886421"/>
    <w:rsid w:val="00891AAD"/>
    <w:rsid w:val="0089228E"/>
    <w:rsid w:val="008932D7"/>
    <w:rsid w:val="0089388D"/>
    <w:rsid w:val="00894EE0"/>
    <w:rsid w:val="00896042"/>
    <w:rsid w:val="00896812"/>
    <w:rsid w:val="008968CC"/>
    <w:rsid w:val="00897FF5"/>
    <w:rsid w:val="008A1045"/>
    <w:rsid w:val="008A31AC"/>
    <w:rsid w:val="008A47BB"/>
    <w:rsid w:val="008A5522"/>
    <w:rsid w:val="008A5A58"/>
    <w:rsid w:val="008A5B58"/>
    <w:rsid w:val="008A5DFD"/>
    <w:rsid w:val="008A75C4"/>
    <w:rsid w:val="008B0399"/>
    <w:rsid w:val="008B0546"/>
    <w:rsid w:val="008B2B61"/>
    <w:rsid w:val="008B3068"/>
    <w:rsid w:val="008B30A6"/>
    <w:rsid w:val="008B3394"/>
    <w:rsid w:val="008B3941"/>
    <w:rsid w:val="008B40C8"/>
    <w:rsid w:val="008B4BA5"/>
    <w:rsid w:val="008B5ADD"/>
    <w:rsid w:val="008B62E3"/>
    <w:rsid w:val="008B65C9"/>
    <w:rsid w:val="008B71DB"/>
    <w:rsid w:val="008C0135"/>
    <w:rsid w:val="008C0AA3"/>
    <w:rsid w:val="008C0CFE"/>
    <w:rsid w:val="008C380B"/>
    <w:rsid w:val="008C39E3"/>
    <w:rsid w:val="008C599C"/>
    <w:rsid w:val="008C624E"/>
    <w:rsid w:val="008D00C4"/>
    <w:rsid w:val="008D05A0"/>
    <w:rsid w:val="008D0DC1"/>
    <w:rsid w:val="008D122C"/>
    <w:rsid w:val="008D122F"/>
    <w:rsid w:val="008D1458"/>
    <w:rsid w:val="008D15A6"/>
    <w:rsid w:val="008D2C42"/>
    <w:rsid w:val="008D5692"/>
    <w:rsid w:val="008D5B43"/>
    <w:rsid w:val="008D66BD"/>
    <w:rsid w:val="008D7A56"/>
    <w:rsid w:val="008E1522"/>
    <w:rsid w:val="008E17FD"/>
    <w:rsid w:val="008E1A09"/>
    <w:rsid w:val="008E330A"/>
    <w:rsid w:val="008E3468"/>
    <w:rsid w:val="008E35DB"/>
    <w:rsid w:val="008E4189"/>
    <w:rsid w:val="008E52B5"/>
    <w:rsid w:val="008E7CC2"/>
    <w:rsid w:val="008F01D8"/>
    <w:rsid w:val="008F0B6D"/>
    <w:rsid w:val="008F13EA"/>
    <w:rsid w:val="008F16EF"/>
    <w:rsid w:val="008F22A0"/>
    <w:rsid w:val="008F3903"/>
    <w:rsid w:val="008F39B3"/>
    <w:rsid w:val="008F414F"/>
    <w:rsid w:val="008F5109"/>
    <w:rsid w:val="008F6EB3"/>
    <w:rsid w:val="008F6F9A"/>
    <w:rsid w:val="008F7D8A"/>
    <w:rsid w:val="00903273"/>
    <w:rsid w:val="0090452B"/>
    <w:rsid w:val="00904B39"/>
    <w:rsid w:val="00906E79"/>
    <w:rsid w:val="00907E1E"/>
    <w:rsid w:val="00911717"/>
    <w:rsid w:val="009124D9"/>
    <w:rsid w:val="00913507"/>
    <w:rsid w:val="009147AB"/>
    <w:rsid w:val="00914D96"/>
    <w:rsid w:val="009163DF"/>
    <w:rsid w:val="0091718A"/>
    <w:rsid w:val="00920206"/>
    <w:rsid w:val="00923B75"/>
    <w:rsid w:val="0092415F"/>
    <w:rsid w:val="00925E3F"/>
    <w:rsid w:val="00927EB9"/>
    <w:rsid w:val="0093128B"/>
    <w:rsid w:val="00931C42"/>
    <w:rsid w:val="00931FA8"/>
    <w:rsid w:val="009330F0"/>
    <w:rsid w:val="00933342"/>
    <w:rsid w:val="00934042"/>
    <w:rsid w:val="009347B4"/>
    <w:rsid w:val="00934CF1"/>
    <w:rsid w:val="00936796"/>
    <w:rsid w:val="00937640"/>
    <w:rsid w:val="00940621"/>
    <w:rsid w:val="009439D5"/>
    <w:rsid w:val="00945A55"/>
    <w:rsid w:val="00947576"/>
    <w:rsid w:val="009478E9"/>
    <w:rsid w:val="00947A64"/>
    <w:rsid w:val="00950D04"/>
    <w:rsid w:val="00952C84"/>
    <w:rsid w:val="00953593"/>
    <w:rsid w:val="00953FAD"/>
    <w:rsid w:val="00954460"/>
    <w:rsid w:val="0095459B"/>
    <w:rsid w:val="00954CBE"/>
    <w:rsid w:val="00955160"/>
    <w:rsid w:val="0095530C"/>
    <w:rsid w:val="00955751"/>
    <w:rsid w:val="00957DAA"/>
    <w:rsid w:val="009607A9"/>
    <w:rsid w:val="00961F47"/>
    <w:rsid w:val="00962EF0"/>
    <w:rsid w:val="00963A7C"/>
    <w:rsid w:val="00970691"/>
    <w:rsid w:val="0097109F"/>
    <w:rsid w:val="00971C95"/>
    <w:rsid w:val="0097464C"/>
    <w:rsid w:val="00974CF1"/>
    <w:rsid w:val="009764A9"/>
    <w:rsid w:val="00976714"/>
    <w:rsid w:val="00977185"/>
    <w:rsid w:val="00981953"/>
    <w:rsid w:val="00983E95"/>
    <w:rsid w:val="009845B3"/>
    <w:rsid w:val="00985292"/>
    <w:rsid w:val="0098578C"/>
    <w:rsid w:val="0098644E"/>
    <w:rsid w:val="00986489"/>
    <w:rsid w:val="00987142"/>
    <w:rsid w:val="00987630"/>
    <w:rsid w:val="00993BC1"/>
    <w:rsid w:val="009948EB"/>
    <w:rsid w:val="00995C3F"/>
    <w:rsid w:val="0099740A"/>
    <w:rsid w:val="009A136B"/>
    <w:rsid w:val="009A20EC"/>
    <w:rsid w:val="009A2CC9"/>
    <w:rsid w:val="009A399F"/>
    <w:rsid w:val="009A3BBB"/>
    <w:rsid w:val="009A418C"/>
    <w:rsid w:val="009A4696"/>
    <w:rsid w:val="009A4F04"/>
    <w:rsid w:val="009A5D40"/>
    <w:rsid w:val="009A6723"/>
    <w:rsid w:val="009A72EC"/>
    <w:rsid w:val="009B0A3C"/>
    <w:rsid w:val="009B1DBB"/>
    <w:rsid w:val="009B2254"/>
    <w:rsid w:val="009B4D18"/>
    <w:rsid w:val="009B5B34"/>
    <w:rsid w:val="009B7390"/>
    <w:rsid w:val="009B7568"/>
    <w:rsid w:val="009B7D5D"/>
    <w:rsid w:val="009C10B4"/>
    <w:rsid w:val="009C375B"/>
    <w:rsid w:val="009C43F4"/>
    <w:rsid w:val="009C44D6"/>
    <w:rsid w:val="009C6378"/>
    <w:rsid w:val="009C6665"/>
    <w:rsid w:val="009D1CA2"/>
    <w:rsid w:val="009D1F29"/>
    <w:rsid w:val="009D24FC"/>
    <w:rsid w:val="009D4671"/>
    <w:rsid w:val="009D5856"/>
    <w:rsid w:val="009D5FA2"/>
    <w:rsid w:val="009D62DB"/>
    <w:rsid w:val="009E0503"/>
    <w:rsid w:val="009E2187"/>
    <w:rsid w:val="009E3964"/>
    <w:rsid w:val="009E3C26"/>
    <w:rsid w:val="009E4F35"/>
    <w:rsid w:val="009E6951"/>
    <w:rsid w:val="009E6E66"/>
    <w:rsid w:val="009F03A6"/>
    <w:rsid w:val="009F16DC"/>
    <w:rsid w:val="009F353E"/>
    <w:rsid w:val="009F4C35"/>
    <w:rsid w:val="009F5992"/>
    <w:rsid w:val="009F6ED0"/>
    <w:rsid w:val="009F7FAC"/>
    <w:rsid w:val="00A0041E"/>
    <w:rsid w:val="00A00BC8"/>
    <w:rsid w:val="00A01F4F"/>
    <w:rsid w:val="00A02B1E"/>
    <w:rsid w:val="00A02F22"/>
    <w:rsid w:val="00A100DC"/>
    <w:rsid w:val="00A102DA"/>
    <w:rsid w:val="00A157A7"/>
    <w:rsid w:val="00A15A37"/>
    <w:rsid w:val="00A15DD6"/>
    <w:rsid w:val="00A16A8F"/>
    <w:rsid w:val="00A175A6"/>
    <w:rsid w:val="00A2230E"/>
    <w:rsid w:val="00A22924"/>
    <w:rsid w:val="00A23AF1"/>
    <w:rsid w:val="00A24F7D"/>
    <w:rsid w:val="00A2582C"/>
    <w:rsid w:val="00A26DEB"/>
    <w:rsid w:val="00A2747D"/>
    <w:rsid w:val="00A2762F"/>
    <w:rsid w:val="00A300EB"/>
    <w:rsid w:val="00A31658"/>
    <w:rsid w:val="00A324BE"/>
    <w:rsid w:val="00A326C2"/>
    <w:rsid w:val="00A33F69"/>
    <w:rsid w:val="00A3456F"/>
    <w:rsid w:val="00A37CFD"/>
    <w:rsid w:val="00A40A6F"/>
    <w:rsid w:val="00A40FA8"/>
    <w:rsid w:val="00A413D8"/>
    <w:rsid w:val="00A41926"/>
    <w:rsid w:val="00A43A49"/>
    <w:rsid w:val="00A44287"/>
    <w:rsid w:val="00A45E68"/>
    <w:rsid w:val="00A4649E"/>
    <w:rsid w:val="00A46EC6"/>
    <w:rsid w:val="00A47379"/>
    <w:rsid w:val="00A51D34"/>
    <w:rsid w:val="00A5360C"/>
    <w:rsid w:val="00A562E3"/>
    <w:rsid w:val="00A56575"/>
    <w:rsid w:val="00A57D48"/>
    <w:rsid w:val="00A60954"/>
    <w:rsid w:val="00A62BFC"/>
    <w:rsid w:val="00A65878"/>
    <w:rsid w:val="00A67EE9"/>
    <w:rsid w:val="00A70EE2"/>
    <w:rsid w:val="00A76522"/>
    <w:rsid w:val="00A777B4"/>
    <w:rsid w:val="00A8517F"/>
    <w:rsid w:val="00A867A5"/>
    <w:rsid w:val="00A90CEF"/>
    <w:rsid w:val="00A95AC9"/>
    <w:rsid w:val="00A966E8"/>
    <w:rsid w:val="00A96EF8"/>
    <w:rsid w:val="00AA0D70"/>
    <w:rsid w:val="00AA129D"/>
    <w:rsid w:val="00AA3DB1"/>
    <w:rsid w:val="00AA46C1"/>
    <w:rsid w:val="00AA4A5D"/>
    <w:rsid w:val="00AA60E7"/>
    <w:rsid w:val="00AA6F4D"/>
    <w:rsid w:val="00AA7244"/>
    <w:rsid w:val="00AA739E"/>
    <w:rsid w:val="00AB13EB"/>
    <w:rsid w:val="00AB217E"/>
    <w:rsid w:val="00AB6775"/>
    <w:rsid w:val="00AB6DA3"/>
    <w:rsid w:val="00AC0188"/>
    <w:rsid w:val="00AC38EE"/>
    <w:rsid w:val="00AC4BC1"/>
    <w:rsid w:val="00AC4C04"/>
    <w:rsid w:val="00AD1256"/>
    <w:rsid w:val="00AD29AA"/>
    <w:rsid w:val="00AD410D"/>
    <w:rsid w:val="00AD46AB"/>
    <w:rsid w:val="00AD5414"/>
    <w:rsid w:val="00AD68CE"/>
    <w:rsid w:val="00AD7F6F"/>
    <w:rsid w:val="00AE0366"/>
    <w:rsid w:val="00AE03BF"/>
    <w:rsid w:val="00AE0A37"/>
    <w:rsid w:val="00AE155E"/>
    <w:rsid w:val="00AE26AF"/>
    <w:rsid w:val="00AE39A7"/>
    <w:rsid w:val="00AE3D26"/>
    <w:rsid w:val="00AE3FD3"/>
    <w:rsid w:val="00AE463F"/>
    <w:rsid w:val="00AE5BE6"/>
    <w:rsid w:val="00AE71F7"/>
    <w:rsid w:val="00AE7359"/>
    <w:rsid w:val="00AF084A"/>
    <w:rsid w:val="00AF15B4"/>
    <w:rsid w:val="00B00822"/>
    <w:rsid w:val="00B0139E"/>
    <w:rsid w:val="00B016C1"/>
    <w:rsid w:val="00B01937"/>
    <w:rsid w:val="00B02F9E"/>
    <w:rsid w:val="00B04B66"/>
    <w:rsid w:val="00B04FE1"/>
    <w:rsid w:val="00B06795"/>
    <w:rsid w:val="00B071DF"/>
    <w:rsid w:val="00B07397"/>
    <w:rsid w:val="00B1249C"/>
    <w:rsid w:val="00B13B34"/>
    <w:rsid w:val="00B13D3E"/>
    <w:rsid w:val="00B14D97"/>
    <w:rsid w:val="00B15218"/>
    <w:rsid w:val="00B1587A"/>
    <w:rsid w:val="00B158CA"/>
    <w:rsid w:val="00B20731"/>
    <w:rsid w:val="00B2181D"/>
    <w:rsid w:val="00B218BB"/>
    <w:rsid w:val="00B22C58"/>
    <w:rsid w:val="00B23F8B"/>
    <w:rsid w:val="00B26BE1"/>
    <w:rsid w:val="00B30A92"/>
    <w:rsid w:val="00B30B51"/>
    <w:rsid w:val="00B3123A"/>
    <w:rsid w:val="00B3163E"/>
    <w:rsid w:val="00B31CC4"/>
    <w:rsid w:val="00B32A0A"/>
    <w:rsid w:val="00B37414"/>
    <w:rsid w:val="00B37DFD"/>
    <w:rsid w:val="00B4476B"/>
    <w:rsid w:val="00B45C35"/>
    <w:rsid w:val="00B473F6"/>
    <w:rsid w:val="00B47C19"/>
    <w:rsid w:val="00B50383"/>
    <w:rsid w:val="00B5087B"/>
    <w:rsid w:val="00B50968"/>
    <w:rsid w:val="00B50CF7"/>
    <w:rsid w:val="00B52442"/>
    <w:rsid w:val="00B53F6B"/>
    <w:rsid w:val="00B541D6"/>
    <w:rsid w:val="00B55792"/>
    <w:rsid w:val="00B56412"/>
    <w:rsid w:val="00B60DB3"/>
    <w:rsid w:val="00B61A1B"/>
    <w:rsid w:val="00B62A04"/>
    <w:rsid w:val="00B66991"/>
    <w:rsid w:val="00B72741"/>
    <w:rsid w:val="00B72E2D"/>
    <w:rsid w:val="00B7491C"/>
    <w:rsid w:val="00B74B4A"/>
    <w:rsid w:val="00B801A2"/>
    <w:rsid w:val="00B801FD"/>
    <w:rsid w:val="00B8082B"/>
    <w:rsid w:val="00B80D58"/>
    <w:rsid w:val="00B828FC"/>
    <w:rsid w:val="00B82DFA"/>
    <w:rsid w:val="00B8448E"/>
    <w:rsid w:val="00B84847"/>
    <w:rsid w:val="00B85588"/>
    <w:rsid w:val="00B8779C"/>
    <w:rsid w:val="00B87BAC"/>
    <w:rsid w:val="00B90A9F"/>
    <w:rsid w:val="00B9103C"/>
    <w:rsid w:val="00B91132"/>
    <w:rsid w:val="00B911F7"/>
    <w:rsid w:val="00B91327"/>
    <w:rsid w:val="00B958F3"/>
    <w:rsid w:val="00BA116B"/>
    <w:rsid w:val="00BA1354"/>
    <w:rsid w:val="00BA1A36"/>
    <w:rsid w:val="00BA2235"/>
    <w:rsid w:val="00BA2675"/>
    <w:rsid w:val="00BA3903"/>
    <w:rsid w:val="00BA3A7D"/>
    <w:rsid w:val="00BA4BCF"/>
    <w:rsid w:val="00BA5057"/>
    <w:rsid w:val="00BA5EC8"/>
    <w:rsid w:val="00BA69DB"/>
    <w:rsid w:val="00BB0187"/>
    <w:rsid w:val="00BB2097"/>
    <w:rsid w:val="00BB2315"/>
    <w:rsid w:val="00BB36C0"/>
    <w:rsid w:val="00BB5450"/>
    <w:rsid w:val="00BB54C6"/>
    <w:rsid w:val="00BB5A05"/>
    <w:rsid w:val="00BB5D61"/>
    <w:rsid w:val="00BC06EE"/>
    <w:rsid w:val="00BC1A45"/>
    <w:rsid w:val="00BC2E64"/>
    <w:rsid w:val="00BC3EB8"/>
    <w:rsid w:val="00BC4CE9"/>
    <w:rsid w:val="00BC5151"/>
    <w:rsid w:val="00BC53A2"/>
    <w:rsid w:val="00BC558C"/>
    <w:rsid w:val="00BD015C"/>
    <w:rsid w:val="00BD3AC8"/>
    <w:rsid w:val="00BD4EE6"/>
    <w:rsid w:val="00BD5FC1"/>
    <w:rsid w:val="00BD6D98"/>
    <w:rsid w:val="00BD7B0A"/>
    <w:rsid w:val="00BE2919"/>
    <w:rsid w:val="00BE3627"/>
    <w:rsid w:val="00BE4C53"/>
    <w:rsid w:val="00BE62FF"/>
    <w:rsid w:val="00BE6919"/>
    <w:rsid w:val="00BE6E93"/>
    <w:rsid w:val="00BF0F1A"/>
    <w:rsid w:val="00BF137B"/>
    <w:rsid w:val="00BF18D0"/>
    <w:rsid w:val="00BF222A"/>
    <w:rsid w:val="00BF2891"/>
    <w:rsid w:val="00BF303A"/>
    <w:rsid w:val="00BF4102"/>
    <w:rsid w:val="00BF6363"/>
    <w:rsid w:val="00BF7344"/>
    <w:rsid w:val="00C00833"/>
    <w:rsid w:val="00C023D8"/>
    <w:rsid w:val="00C02C49"/>
    <w:rsid w:val="00C03427"/>
    <w:rsid w:val="00C03D61"/>
    <w:rsid w:val="00C048C6"/>
    <w:rsid w:val="00C04A01"/>
    <w:rsid w:val="00C0603A"/>
    <w:rsid w:val="00C06F26"/>
    <w:rsid w:val="00C10636"/>
    <w:rsid w:val="00C11A23"/>
    <w:rsid w:val="00C12045"/>
    <w:rsid w:val="00C12B75"/>
    <w:rsid w:val="00C13FF6"/>
    <w:rsid w:val="00C150AD"/>
    <w:rsid w:val="00C15B44"/>
    <w:rsid w:val="00C15EB6"/>
    <w:rsid w:val="00C1740F"/>
    <w:rsid w:val="00C224AC"/>
    <w:rsid w:val="00C23505"/>
    <w:rsid w:val="00C26694"/>
    <w:rsid w:val="00C26E7F"/>
    <w:rsid w:val="00C27AB0"/>
    <w:rsid w:val="00C306B4"/>
    <w:rsid w:val="00C3090D"/>
    <w:rsid w:val="00C3186A"/>
    <w:rsid w:val="00C33057"/>
    <w:rsid w:val="00C358C7"/>
    <w:rsid w:val="00C36CC6"/>
    <w:rsid w:val="00C40951"/>
    <w:rsid w:val="00C4112C"/>
    <w:rsid w:val="00C41838"/>
    <w:rsid w:val="00C4387B"/>
    <w:rsid w:val="00C474C6"/>
    <w:rsid w:val="00C5061D"/>
    <w:rsid w:val="00C50771"/>
    <w:rsid w:val="00C60CFF"/>
    <w:rsid w:val="00C63395"/>
    <w:rsid w:val="00C65A7B"/>
    <w:rsid w:val="00C67A3C"/>
    <w:rsid w:val="00C722CF"/>
    <w:rsid w:val="00C74EB4"/>
    <w:rsid w:val="00C75578"/>
    <w:rsid w:val="00C7665E"/>
    <w:rsid w:val="00C76E92"/>
    <w:rsid w:val="00C83EB6"/>
    <w:rsid w:val="00C86057"/>
    <w:rsid w:val="00C90D8C"/>
    <w:rsid w:val="00C92703"/>
    <w:rsid w:val="00C92F27"/>
    <w:rsid w:val="00C92F8B"/>
    <w:rsid w:val="00C93AC5"/>
    <w:rsid w:val="00C93B31"/>
    <w:rsid w:val="00CA31BA"/>
    <w:rsid w:val="00CA31D1"/>
    <w:rsid w:val="00CA6F6D"/>
    <w:rsid w:val="00CA7CF3"/>
    <w:rsid w:val="00CB0770"/>
    <w:rsid w:val="00CB13FC"/>
    <w:rsid w:val="00CB1A90"/>
    <w:rsid w:val="00CB20E0"/>
    <w:rsid w:val="00CB2413"/>
    <w:rsid w:val="00CB3C23"/>
    <w:rsid w:val="00CB402A"/>
    <w:rsid w:val="00CB5FB5"/>
    <w:rsid w:val="00CC0C16"/>
    <w:rsid w:val="00CC16A2"/>
    <w:rsid w:val="00CC47AD"/>
    <w:rsid w:val="00CC5E0E"/>
    <w:rsid w:val="00CC7316"/>
    <w:rsid w:val="00CC7E3D"/>
    <w:rsid w:val="00CD0850"/>
    <w:rsid w:val="00CD246D"/>
    <w:rsid w:val="00CD316E"/>
    <w:rsid w:val="00CD70AF"/>
    <w:rsid w:val="00CD712C"/>
    <w:rsid w:val="00CE0045"/>
    <w:rsid w:val="00CE255B"/>
    <w:rsid w:val="00CE2ADC"/>
    <w:rsid w:val="00CE4CFE"/>
    <w:rsid w:val="00CE59B5"/>
    <w:rsid w:val="00CE5D72"/>
    <w:rsid w:val="00CE6DE2"/>
    <w:rsid w:val="00CE734C"/>
    <w:rsid w:val="00CF3D1F"/>
    <w:rsid w:val="00CF4FB5"/>
    <w:rsid w:val="00CF7935"/>
    <w:rsid w:val="00D0080A"/>
    <w:rsid w:val="00D02462"/>
    <w:rsid w:val="00D039A5"/>
    <w:rsid w:val="00D04013"/>
    <w:rsid w:val="00D053D3"/>
    <w:rsid w:val="00D06EFC"/>
    <w:rsid w:val="00D0788C"/>
    <w:rsid w:val="00D1362C"/>
    <w:rsid w:val="00D15EE8"/>
    <w:rsid w:val="00D16153"/>
    <w:rsid w:val="00D2283A"/>
    <w:rsid w:val="00D22EBC"/>
    <w:rsid w:val="00D24687"/>
    <w:rsid w:val="00D255D8"/>
    <w:rsid w:val="00D26279"/>
    <w:rsid w:val="00D27097"/>
    <w:rsid w:val="00D306E7"/>
    <w:rsid w:val="00D30C64"/>
    <w:rsid w:val="00D3100A"/>
    <w:rsid w:val="00D33129"/>
    <w:rsid w:val="00D33A4B"/>
    <w:rsid w:val="00D33D9F"/>
    <w:rsid w:val="00D343AB"/>
    <w:rsid w:val="00D34AA8"/>
    <w:rsid w:val="00D34D19"/>
    <w:rsid w:val="00D3765A"/>
    <w:rsid w:val="00D40FEE"/>
    <w:rsid w:val="00D425DC"/>
    <w:rsid w:val="00D42793"/>
    <w:rsid w:val="00D43947"/>
    <w:rsid w:val="00D443F8"/>
    <w:rsid w:val="00D450A4"/>
    <w:rsid w:val="00D46119"/>
    <w:rsid w:val="00D4720B"/>
    <w:rsid w:val="00D479F4"/>
    <w:rsid w:val="00D47DA5"/>
    <w:rsid w:val="00D507E4"/>
    <w:rsid w:val="00D50D34"/>
    <w:rsid w:val="00D56C06"/>
    <w:rsid w:val="00D56FC1"/>
    <w:rsid w:val="00D6042F"/>
    <w:rsid w:val="00D60BA2"/>
    <w:rsid w:val="00D6108D"/>
    <w:rsid w:val="00D621CC"/>
    <w:rsid w:val="00D62E1D"/>
    <w:rsid w:val="00D66E70"/>
    <w:rsid w:val="00D67DE7"/>
    <w:rsid w:val="00D712AB"/>
    <w:rsid w:val="00D717EE"/>
    <w:rsid w:val="00D72B48"/>
    <w:rsid w:val="00D74863"/>
    <w:rsid w:val="00D74AEF"/>
    <w:rsid w:val="00D81CE5"/>
    <w:rsid w:val="00D81FF5"/>
    <w:rsid w:val="00D82E4C"/>
    <w:rsid w:val="00D830D2"/>
    <w:rsid w:val="00D8494D"/>
    <w:rsid w:val="00D856B0"/>
    <w:rsid w:val="00D87D26"/>
    <w:rsid w:val="00D87FDB"/>
    <w:rsid w:val="00D90B75"/>
    <w:rsid w:val="00D92CBB"/>
    <w:rsid w:val="00D934E1"/>
    <w:rsid w:val="00D936F7"/>
    <w:rsid w:val="00D94E92"/>
    <w:rsid w:val="00D95109"/>
    <w:rsid w:val="00D95C27"/>
    <w:rsid w:val="00D964C6"/>
    <w:rsid w:val="00D96A8A"/>
    <w:rsid w:val="00D9733B"/>
    <w:rsid w:val="00D97773"/>
    <w:rsid w:val="00DA5A6F"/>
    <w:rsid w:val="00DB1019"/>
    <w:rsid w:val="00DB3486"/>
    <w:rsid w:val="00DB4782"/>
    <w:rsid w:val="00DB4AAF"/>
    <w:rsid w:val="00DB4FE5"/>
    <w:rsid w:val="00DB599C"/>
    <w:rsid w:val="00DC0848"/>
    <w:rsid w:val="00DC211F"/>
    <w:rsid w:val="00DC3288"/>
    <w:rsid w:val="00DC3ED8"/>
    <w:rsid w:val="00DC4553"/>
    <w:rsid w:val="00DC49DC"/>
    <w:rsid w:val="00DC5268"/>
    <w:rsid w:val="00DC59A2"/>
    <w:rsid w:val="00DC78E1"/>
    <w:rsid w:val="00DD11CE"/>
    <w:rsid w:val="00DD18AC"/>
    <w:rsid w:val="00DD1B86"/>
    <w:rsid w:val="00DD2E32"/>
    <w:rsid w:val="00DD3819"/>
    <w:rsid w:val="00DD393B"/>
    <w:rsid w:val="00DD3CE2"/>
    <w:rsid w:val="00DD4503"/>
    <w:rsid w:val="00DD4993"/>
    <w:rsid w:val="00DD63FD"/>
    <w:rsid w:val="00DD6998"/>
    <w:rsid w:val="00DE02C8"/>
    <w:rsid w:val="00DE2B66"/>
    <w:rsid w:val="00DE2C7E"/>
    <w:rsid w:val="00DE349F"/>
    <w:rsid w:val="00DE3E66"/>
    <w:rsid w:val="00DE4302"/>
    <w:rsid w:val="00DE60CB"/>
    <w:rsid w:val="00DE6625"/>
    <w:rsid w:val="00DE67B6"/>
    <w:rsid w:val="00DF0168"/>
    <w:rsid w:val="00DF0311"/>
    <w:rsid w:val="00DF0CE3"/>
    <w:rsid w:val="00DF2115"/>
    <w:rsid w:val="00DF25F7"/>
    <w:rsid w:val="00DF6707"/>
    <w:rsid w:val="00E02547"/>
    <w:rsid w:val="00E027B1"/>
    <w:rsid w:val="00E02D98"/>
    <w:rsid w:val="00E06B65"/>
    <w:rsid w:val="00E07EC6"/>
    <w:rsid w:val="00E1004F"/>
    <w:rsid w:val="00E10FD8"/>
    <w:rsid w:val="00E12B1B"/>
    <w:rsid w:val="00E2069E"/>
    <w:rsid w:val="00E2149C"/>
    <w:rsid w:val="00E21E73"/>
    <w:rsid w:val="00E224DE"/>
    <w:rsid w:val="00E24D03"/>
    <w:rsid w:val="00E25D08"/>
    <w:rsid w:val="00E2788D"/>
    <w:rsid w:val="00E316DD"/>
    <w:rsid w:val="00E31AAD"/>
    <w:rsid w:val="00E34228"/>
    <w:rsid w:val="00E34D28"/>
    <w:rsid w:val="00E36FD6"/>
    <w:rsid w:val="00E37368"/>
    <w:rsid w:val="00E40E89"/>
    <w:rsid w:val="00E41174"/>
    <w:rsid w:val="00E41442"/>
    <w:rsid w:val="00E4251F"/>
    <w:rsid w:val="00E4279E"/>
    <w:rsid w:val="00E42DB8"/>
    <w:rsid w:val="00E460DE"/>
    <w:rsid w:val="00E469D1"/>
    <w:rsid w:val="00E51596"/>
    <w:rsid w:val="00E51625"/>
    <w:rsid w:val="00E535C0"/>
    <w:rsid w:val="00E53EF7"/>
    <w:rsid w:val="00E541DB"/>
    <w:rsid w:val="00E552DC"/>
    <w:rsid w:val="00E57636"/>
    <w:rsid w:val="00E6079A"/>
    <w:rsid w:val="00E60F21"/>
    <w:rsid w:val="00E61079"/>
    <w:rsid w:val="00E61B08"/>
    <w:rsid w:val="00E64906"/>
    <w:rsid w:val="00E66879"/>
    <w:rsid w:val="00E67E0B"/>
    <w:rsid w:val="00E70226"/>
    <w:rsid w:val="00E70D1B"/>
    <w:rsid w:val="00E72393"/>
    <w:rsid w:val="00E73ED9"/>
    <w:rsid w:val="00E80680"/>
    <w:rsid w:val="00E812F3"/>
    <w:rsid w:val="00E81658"/>
    <w:rsid w:val="00E823C3"/>
    <w:rsid w:val="00E831EB"/>
    <w:rsid w:val="00E83278"/>
    <w:rsid w:val="00E83AAC"/>
    <w:rsid w:val="00E83C6D"/>
    <w:rsid w:val="00E846B7"/>
    <w:rsid w:val="00E84B9B"/>
    <w:rsid w:val="00E84D92"/>
    <w:rsid w:val="00E85310"/>
    <w:rsid w:val="00E853F6"/>
    <w:rsid w:val="00E85FF7"/>
    <w:rsid w:val="00E860B1"/>
    <w:rsid w:val="00E91BB1"/>
    <w:rsid w:val="00E91D71"/>
    <w:rsid w:val="00E93053"/>
    <w:rsid w:val="00E9375D"/>
    <w:rsid w:val="00E93BEB"/>
    <w:rsid w:val="00E96030"/>
    <w:rsid w:val="00E9728A"/>
    <w:rsid w:val="00EA41AE"/>
    <w:rsid w:val="00EA51A0"/>
    <w:rsid w:val="00EA5864"/>
    <w:rsid w:val="00EB0D55"/>
    <w:rsid w:val="00EB3DA6"/>
    <w:rsid w:val="00EB5597"/>
    <w:rsid w:val="00EB5A62"/>
    <w:rsid w:val="00EB5D2A"/>
    <w:rsid w:val="00EB719F"/>
    <w:rsid w:val="00EC27F6"/>
    <w:rsid w:val="00EC3C32"/>
    <w:rsid w:val="00EC45E7"/>
    <w:rsid w:val="00EC5D21"/>
    <w:rsid w:val="00EC60BD"/>
    <w:rsid w:val="00EC6434"/>
    <w:rsid w:val="00EC7422"/>
    <w:rsid w:val="00ED08AA"/>
    <w:rsid w:val="00ED29E8"/>
    <w:rsid w:val="00ED6DC8"/>
    <w:rsid w:val="00ED6DC9"/>
    <w:rsid w:val="00EE05B9"/>
    <w:rsid w:val="00EE1C06"/>
    <w:rsid w:val="00EE2E5F"/>
    <w:rsid w:val="00EE3E36"/>
    <w:rsid w:val="00EE3ECB"/>
    <w:rsid w:val="00EE41E6"/>
    <w:rsid w:val="00EE5320"/>
    <w:rsid w:val="00EE61ED"/>
    <w:rsid w:val="00EE7037"/>
    <w:rsid w:val="00EE73EB"/>
    <w:rsid w:val="00EF0615"/>
    <w:rsid w:val="00EF0FD6"/>
    <w:rsid w:val="00EF10D8"/>
    <w:rsid w:val="00EF221B"/>
    <w:rsid w:val="00EF5FC6"/>
    <w:rsid w:val="00EF7025"/>
    <w:rsid w:val="00F00398"/>
    <w:rsid w:val="00F01A6B"/>
    <w:rsid w:val="00F028D7"/>
    <w:rsid w:val="00F05ECF"/>
    <w:rsid w:val="00F076AC"/>
    <w:rsid w:val="00F07AAE"/>
    <w:rsid w:val="00F1011D"/>
    <w:rsid w:val="00F10497"/>
    <w:rsid w:val="00F12FFD"/>
    <w:rsid w:val="00F1315E"/>
    <w:rsid w:val="00F13C42"/>
    <w:rsid w:val="00F13C57"/>
    <w:rsid w:val="00F13C6F"/>
    <w:rsid w:val="00F15BCF"/>
    <w:rsid w:val="00F164FD"/>
    <w:rsid w:val="00F16970"/>
    <w:rsid w:val="00F16EF2"/>
    <w:rsid w:val="00F171D9"/>
    <w:rsid w:val="00F178C8"/>
    <w:rsid w:val="00F17F3E"/>
    <w:rsid w:val="00F20542"/>
    <w:rsid w:val="00F20827"/>
    <w:rsid w:val="00F2220C"/>
    <w:rsid w:val="00F26BE0"/>
    <w:rsid w:val="00F27B04"/>
    <w:rsid w:val="00F30C5E"/>
    <w:rsid w:val="00F31BC8"/>
    <w:rsid w:val="00F3261E"/>
    <w:rsid w:val="00F337A6"/>
    <w:rsid w:val="00F33C19"/>
    <w:rsid w:val="00F35BB8"/>
    <w:rsid w:val="00F40986"/>
    <w:rsid w:val="00F40A56"/>
    <w:rsid w:val="00F4216A"/>
    <w:rsid w:val="00F42A45"/>
    <w:rsid w:val="00F450E9"/>
    <w:rsid w:val="00F4591E"/>
    <w:rsid w:val="00F462A1"/>
    <w:rsid w:val="00F47986"/>
    <w:rsid w:val="00F51A2D"/>
    <w:rsid w:val="00F51BDF"/>
    <w:rsid w:val="00F51C0C"/>
    <w:rsid w:val="00F535D7"/>
    <w:rsid w:val="00F53DD0"/>
    <w:rsid w:val="00F541E2"/>
    <w:rsid w:val="00F5487F"/>
    <w:rsid w:val="00F548ED"/>
    <w:rsid w:val="00F5525A"/>
    <w:rsid w:val="00F55608"/>
    <w:rsid w:val="00F55F7D"/>
    <w:rsid w:val="00F56C8E"/>
    <w:rsid w:val="00F60A72"/>
    <w:rsid w:val="00F613E0"/>
    <w:rsid w:val="00F61F3A"/>
    <w:rsid w:val="00F63DD9"/>
    <w:rsid w:val="00F6576B"/>
    <w:rsid w:val="00F65850"/>
    <w:rsid w:val="00F6608D"/>
    <w:rsid w:val="00F71339"/>
    <w:rsid w:val="00F71ABE"/>
    <w:rsid w:val="00F73D3E"/>
    <w:rsid w:val="00F74DA4"/>
    <w:rsid w:val="00F76EF3"/>
    <w:rsid w:val="00F80769"/>
    <w:rsid w:val="00F81AA8"/>
    <w:rsid w:val="00F824F4"/>
    <w:rsid w:val="00F83A9D"/>
    <w:rsid w:val="00F85C30"/>
    <w:rsid w:val="00F86C60"/>
    <w:rsid w:val="00F90496"/>
    <w:rsid w:val="00F909BB"/>
    <w:rsid w:val="00F9143E"/>
    <w:rsid w:val="00F93008"/>
    <w:rsid w:val="00F94EDB"/>
    <w:rsid w:val="00F953C8"/>
    <w:rsid w:val="00F95792"/>
    <w:rsid w:val="00F96FBF"/>
    <w:rsid w:val="00F97291"/>
    <w:rsid w:val="00F9736F"/>
    <w:rsid w:val="00FA0853"/>
    <w:rsid w:val="00FA0A33"/>
    <w:rsid w:val="00FA297C"/>
    <w:rsid w:val="00FA5559"/>
    <w:rsid w:val="00FB0102"/>
    <w:rsid w:val="00FB0FB8"/>
    <w:rsid w:val="00FB1442"/>
    <w:rsid w:val="00FB222C"/>
    <w:rsid w:val="00FB27D9"/>
    <w:rsid w:val="00FB2EE5"/>
    <w:rsid w:val="00FB3B3B"/>
    <w:rsid w:val="00FB3D9B"/>
    <w:rsid w:val="00FB5035"/>
    <w:rsid w:val="00FB570A"/>
    <w:rsid w:val="00FB5AE1"/>
    <w:rsid w:val="00FB5F6F"/>
    <w:rsid w:val="00FB66E0"/>
    <w:rsid w:val="00FC1BDE"/>
    <w:rsid w:val="00FC4836"/>
    <w:rsid w:val="00FC4CDA"/>
    <w:rsid w:val="00FC5651"/>
    <w:rsid w:val="00FC5C25"/>
    <w:rsid w:val="00FD16F4"/>
    <w:rsid w:val="00FD19F1"/>
    <w:rsid w:val="00FD5C60"/>
    <w:rsid w:val="00FD7FE6"/>
    <w:rsid w:val="00FE1BA2"/>
    <w:rsid w:val="00FE232A"/>
    <w:rsid w:val="00FE23BE"/>
    <w:rsid w:val="00FE2590"/>
    <w:rsid w:val="00FE3069"/>
    <w:rsid w:val="00FE3719"/>
    <w:rsid w:val="00FF15F9"/>
    <w:rsid w:val="00FF6063"/>
    <w:rsid w:val="00FF67D7"/>
    <w:rsid w:val="00FF6CA5"/>
    <w:rsid w:val="00FF71D4"/>
    <w:rsid w:val="00FF77E0"/>
    <w:rsid w:val="00FF7897"/>
    <w:rsid w:val="00FF7C12"/>
    <w:rsid w:val="00FF7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6f3,lime,blue,#f3c,#909"/>
    </o:shapedefaults>
    <o:shapelayout v:ext="edit">
      <o:idmap v:ext="edit" data="1"/>
    </o:shapelayout>
  </w:shapeDefaults>
  <w:decimalSymbol w:val="."/>
  <w:listSeparator w:val=","/>
  <w14:docId w14:val="08038BC1"/>
  <w15:docId w15:val="{5013A42E-E536-4A9E-9B1F-51744686F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Miriam"/>
        <w:lang w:val="en-US" w:eastAsia="en-US" w:bidi="he-I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64B78"/>
    <w:pPr>
      <w:bidi/>
    </w:pPr>
    <w:rPr>
      <w:rFonts w:cs="Arial"/>
      <w:sz w:val="24"/>
      <w:szCs w:val="24"/>
    </w:rPr>
  </w:style>
  <w:style w:type="paragraph" w:styleId="Heading1">
    <w:name w:val="heading 1"/>
    <w:basedOn w:val="ListParagraph"/>
    <w:next w:val="Normal"/>
    <w:link w:val="Heading1Char"/>
    <w:qFormat/>
    <w:rsid w:val="000E44B9"/>
    <w:pPr>
      <w:keepNext/>
      <w:numPr>
        <w:numId w:val="19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0E44B9"/>
    <w:pPr>
      <w:keepNext/>
      <w:numPr>
        <w:ilvl w:val="1"/>
        <w:numId w:val="19"/>
      </w:numPr>
      <w:ind w:left="576"/>
      <w:outlineLvl w:val="1"/>
    </w:pPr>
    <w:rPr>
      <w:rFonts w:asciiTheme="minorBidi" w:hAnsiTheme="minorBidi" w:cstheme="minorBidi"/>
      <w:sz w:val="28"/>
      <w:szCs w:val="28"/>
      <w:u w:val="single"/>
    </w:rPr>
  </w:style>
  <w:style w:type="paragraph" w:styleId="Heading3">
    <w:name w:val="heading 3"/>
    <w:basedOn w:val="Normal"/>
    <w:next w:val="Normal"/>
    <w:link w:val="Heading3Char"/>
    <w:qFormat/>
    <w:rsid w:val="005E1C39"/>
    <w:pPr>
      <w:keepNext/>
      <w:numPr>
        <w:ilvl w:val="2"/>
        <w:numId w:val="19"/>
      </w:numPr>
      <w:jc w:val="center"/>
      <w:outlineLvl w:val="2"/>
    </w:pPr>
    <w:rPr>
      <w:szCs w:val="28"/>
      <w:u w:val="single"/>
    </w:rPr>
  </w:style>
  <w:style w:type="paragraph" w:styleId="Heading4">
    <w:name w:val="heading 4"/>
    <w:basedOn w:val="Normal"/>
    <w:next w:val="Normal"/>
    <w:link w:val="Heading4Char"/>
    <w:qFormat/>
    <w:rsid w:val="005E1C39"/>
    <w:pPr>
      <w:keepNext/>
      <w:numPr>
        <w:ilvl w:val="3"/>
        <w:numId w:val="19"/>
      </w:numPr>
      <w:jc w:val="center"/>
      <w:outlineLvl w:val="3"/>
    </w:pPr>
    <w:rPr>
      <w:sz w:val="28"/>
      <w:szCs w:val="32"/>
    </w:rPr>
  </w:style>
  <w:style w:type="paragraph" w:styleId="Heading5">
    <w:name w:val="heading 5"/>
    <w:basedOn w:val="Normal"/>
    <w:next w:val="Normal"/>
    <w:link w:val="Heading5Char"/>
    <w:qFormat/>
    <w:rsid w:val="005E1C39"/>
    <w:pPr>
      <w:keepNext/>
      <w:numPr>
        <w:ilvl w:val="4"/>
        <w:numId w:val="19"/>
      </w:numPr>
      <w:jc w:val="center"/>
      <w:outlineLvl w:val="4"/>
    </w:pPr>
    <w:rPr>
      <w:szCs w:val="28"/>
    </w:rPr>
  </w:style>
  <w:style w:type="paragraph" w:styleId="Heading6">
    <w:name w:val="heading 6"/>
    <w:basedOn w:val="Normal"/>
    <w:next w:val="Normal"/>
    <w:qFormat/>
    <w:rsid w:val="005E1C39"/>
    <w:pPr>
      <w:keepNext/>
      <w:numPr>
        <w:ilvl w:val="5"/>
        <w:numId w:val="19"/>
      </w:numPr>
      <w:outlineLvl w:val="5"/>
    </w:pPr>
    <w:rPr>
      <w:szCs w:val="28"/>
    </w:rPr>
  </w:style>
  <w:style w:type="paragraph" w:styleId="Heading7">
    <w:name w:val="heading 7"/>
    <w:basedOn w:val="Normal"/>
    <w:next w:val="Normal"/>
    <w:qFormat/>
    <w:rsid w:val="005E1C39"/>
    <w:pPr>
      <w:keepNext/>
      <w:numPr>
        <w:ilvl w:val="6"/>
        <w:numId w:val="19"/>
      </w:numPr>
      <w:outlineLvl w:val="6"/>
    </w:pPr>
    <w:rPr>
      <w:u w:val="single"/>
    </w:rPr>
  </w:style>
  <w:style w:type="paragraph" w:styleId="Heading8">
    <w:name w:val="heading 8"/>
    <w:basedOn w:val="Normal"/>
    <w:next w:val="Normal"/>
    <w:qFormat/>
    <w:rsid w:val="005E1C39"/>
    <w:pPr>
      <w:numPr>
        <w:ilvl w:val="7"/>
        <w:numId w:val="19"/>
      </w:numPr>
      <w:spacing w:before="240" w:after="60"/>
      <w:outlineLvl w:val="7"/>
    </w:pPr>
    <w:rPr>
      <w:rFonts w:ascii="Arial"/>
      <w:i/>
      <w:iCs/>
      <w:sz w:val="20"/>
      <w:szCs w:val="20"/>
    </w:rPr>
  </w:style>
  <w:style w:type="paragraph" w:styleId="Heading9">
    <w:name w:val="heading 9"/>
    <w:basedOn w:val="Normal"/>
    <w:next w:val="Normal"/>
    <w:qFormat/>
    <w:rsid w:val="005E1C39"/>
    <w:pPr>
      <w:numPr>
        <w:ilvl w:val="8"/>
        <w:numId w:val="19"/>
      </w:numPr>
      <w:spacing w:before="240" w:after="60"/>
      <w:outlineLvl w:val="8"/>
    </w:pPr>
    <w:rPr>
      <w:rFonts w:ascii="Arial"/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rsid w:val="005E1C39"/>
  </w:style>
  <w:style w:type="paragraph" w:styleId="Footer">
    <w:name w:val="footer"/>
    <w:basedOn w:val="Normal"/>
    <w:link w:val="FooterChar"/>
    <w:uiPriority w:val="99"/>
    <w:semiHidden/>
    <w:rsid w:val="005E1C39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semiHidden/>
    <w:rsid w:val="005E1C39"/>
  </w:style>
  <w:style w:type="paragraph" w:styleId="Header">
    <w:name w:val="header"/>
    <w:basedOn w:val="Normal"/>
    <w:semiHidden/>
    <w:rsid w:val="005E1C39"/>
    <w:pPr>
      <w:tabs>
        <w:tab w:val="center" w:pos="4153"/>
        <w:tab w:val="right" w:pos="8306"/>
      </w:tabs>
    </w:pPr>
  </w:style>
  <w:style w:type="paragraph" w:styleId="DocumentMap">
    <w:name w:val="Document Map"/>
    <w:basedOn w:val="Normal"/>
    <w:semiHidden/>
    <w:rsid w:val="005E1C39"/>
    <w:pPr>
      <w:shd w:val="clear" w:color="auto" w:fill="000080"/>
    </w:pPr>
    <w:rPr>
      <w:rFonts w:ascii="Tahoma"/>
    </w:rPr>
  </w:style>
  <w:style w:type="character" w:customStyle="1" w:styleId="HTMLMarkup">
    <w:name w:val="HTML Markup"/>
    <w:rsid w:val="005E1C39"/>
    <w:rPr>
      <w:vanish/>
      <w:color w:val="FF0000"/>
    </w:rPr>
  </w:style>
  <w:style w:type="character" w:styleId="Hyperlink">
    <w:name w:val="Hyperlink"/>
    <w:basedOn w:val="DefaultParagraphFont"/>
    <w:uiPriority w:val="99"/>
    <w:rsid w:val="005E1C39"/>
    <w:rPr>
      <w:color w:val="0000FF"/>
      <w:u w:val="single"/>
    </w:rPr>
  </w:style>
  <w:style w:type="paragraph" w:styleId="Subtitle">
    <w:name w:val="Subtitle"/>
    <w:basedOn w:val="Normal"/>
    <w:qFormat/>
    <w:rsid w:val="005E1C39"/>
    <w:pPr>
      <w:bidi w:val="0"/>
    </w:pPr>
    <w:rPr>
      <w:szCs w:val="22"/>
      <w:u w:val="single"/>
    </w:rPr>
  </w:style>
  <w:style w:type="paragraph" w:styleId="BlockText">
    <w:name w:val="Block Text"/>
    <w:basedOn w:val="Normal"/>
    <w:semiHidden/>
    <w:rsid w:val="005E1C39"/>
    <w:pPr>
      <w:spacing w:after="120"/>
      <w:ind w:left="1440" w:right="1440"/>
    </w:pPr>
  </w:style>
  <w:style w:type="paragraph" w:styleId="BodyText2">
    <w:name w:val="Body Text 2"/>
    <w:basedOn w:val="Normal"/>
    <w:semiHidden/>
    <w:rsid w:val="005E1C39"/>
    <w:pPr>
      <w:spacing w:after="120" w:line="480" w:lineRule="auto"/>
    </w:pPr>
  </w:style>
  <w:style w:type="paragraph" w:styleId="BodyText3">
    <w:name w:val="Body Text 3"/>
    <w:basedOn w:val="Normal"/>
    <w:semiHidden/>
    <w:rsid w:val="005E1C39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5E1C39"/>
    <w:pPr>
      <w:spacing w:after="120"/>
      <w:ind w:firstLine="210"/>
    </w:pPr>
  </w:style>
  <w:style w:type="paragraph" w:styleId="BodyTextIndent">
    <w:name w:val="Body Text Indent"/>
    <w:basedOn w:val="Normal"/>
    <w:semiHidden/>
    <w:rsid w:val="005E1C39"/>
    <w:pPr>
      <w:spacing w:after="120"/>
      <w:ind w:left="360"/>
    </w:pPr>
  </w:style>
  <w:style w:type="paragraph" w:styleId="BodyTextFirstIndent2">
    <w:name w:val="Body Text First Indent 2"/>
    <w:basedOn w:val="BodyTextIndent"/>
    <w:semiHidden/>
    <w:rsid w:val="005E1C39"/>
    <w:pPr>
      <w:ind w:firstLine="210"/>
    </w:pPr>
  </w:style>
  <w:style w:type="paragraph" w:styleId="BodyTextIndent2">
    <w:name w:val="Body Text Indent 2"/>
    <w:basedOn w:val="Normal"/>
    <w:semiHidden/>
    <w:rsid w:val="005E1C39"/>
    <w:pPr>
      <w:spacing w:after="120" w:line="480" w:lineRule="auto"/>
      <w:ind w:left="360"/>
    </w:pPr>
  </w:style>
  <w:style w:type="paragraph" w:styleId="BodyTextIndent3">
    <w:name w:val="Body Text Indent 3"/>
    <w:basedOn w:val="Normal"/>
    <w:semiHidden/>
    <w:rsid w:val="005E1C39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uiPriority w:val="99"/>
    <w:qFormat/>
    <w:rsid w:val="005E1C39"/>
    <w:pPr>
      <w:spacing w:before="120" w:after="120"/>
    </w:pPr>
    <w:rPr>
      <w:b/>
      <w:bCs/>
    </w:rPr>
  </w:style>
  <w:style w:type="paragraph" w:styleId="Closing">
    <w:name w:val="Closing"/>
    <w:basedOn w:val="Normal"/>
    <w:semiHidden/>
    <w:rsid w:val="005E1C39"/>
    <w:pPr>
      <w:ind w:left="4320"/>
    </w:pPr>
  </w:style>
  <w:style w:type="paragraph" w:styleId="CommentText">
    <w:name w:val="annotation text"/>
    <w:basedOn w:val="Normal"/>
    <w:link w:val="CommentTextChar"/>
    <w:semiHidden/>
    <w:rsid w:val="005E1C39"/>
    <w:rPr>
      <w:sz w:val="20"/>
      <w:szCs w:val="20"/>
    </w:rPr>
  </w:style>
  <w:style w:type="paragraph" w:styleId="Date">
    <w:name w:val="Date"/>
    <w:basedOn w:val="Normal"/>
    <w:next w:val="Normal"/>
    <w:semiHidden/>
    <w:rsid w:val="005E1C39"/>
  </w:style>
  <w:style w:type="paragraph" w:styleId="EndnoteText">
    <w:name w:val="endnote text"/>
    <w:basedOn w:val="Normal"/>
    <w:semiHidden/>
    <w:rsid w:val="005E1C39"/>
    <w:rPr>
      <w:sz w:val="20"/>
      <w:szCs w:val="20"/>
    </w:rPr>
  </w:style>
  <w:style w:type="paragraph" w:styleId="EnvelopeAddress">
    <w:name w:val="envelope address"/>
    <w:basedOn w:val="Normal"/>
    <w:semiHidden/>
    <w:rsid w:val="005E1C39"/>
    <w:pPr>
      <w:framePr w:w="7920" w:h="1980" w:hRule="exact" w:hSpace="180" w:wrap="auto" w:hAnchor="page" w:xAlign="center" w:yAlign="bottom"/>
      <w:ind w:left="2880"/>
    </w:pPr>
    <w:rPr>
      <w:rFonts w:ascii="Arial"/>
    </w:rPr>
  </w:style>
  <w:style w:type="paragraph" w:styleId="EnvelopeReturn">
    <w:name w:val="envelope return"/>
    <w:basedOn w:val="Normal"/>
    <w:semiHidden/>
    <w:rsid w:val="005E1C39"/>
    <w:rPr>
      <w:rFonts w:ascii="Arial"/>
      <w:sz w:val="20"/>
      <w:szCs w:val="20"/>
    </w:rPr>
  </w:style>
  <w:style w:type="paragraph" w:styleId="FootnoteText">
    <w:name w:val="footnote text"/>
    <w:basedOn w:val="Normal"/>
    <w:semiHidden/>
    <w:rsid w:val="005E1C39"/>
    <w:rPr>
      <w:sz w:val="20"/>
      <w:szCs w:val="20"/>
    </w:rPr>
  </w:style>
  <w:style w:type="paragraph" w:styleId="Index1">
    <w:name w:val="index 1"/>
    <w:basedOn w:val="Normal"/>
    <w:next w:val="Normal"/>
    <w:autoRedefine/>
    <w:semiHidden/>
    <w:rsid w:val="005E1C39"/>
    <w:pPr>
      <w:ind w:left="240" w:hanging="240"/>
    </w:pPr>
  </w:style>
  <w:style w:type="paragraph" w:styleId="Index2">
    <w:name w:val="index 2"/>
    <w:basedOn w:val="Normal"/>
    <w:next w:val="Normal"/>
    <w:autoRedefine/>
    <w:semiHidden/>
    <w:rsid w:val="005E1C39"/>
    <w:pPr>
      <w:ind w:left="480" w:hanging="240"/>
    </w:pPr>
  </w:style>
  <w:style w:type="paragraph" w:styleId="Index3">
    <w:name w:val="index 3"/>
    <w:basedOn w:val="Normal"/>
    <w:next w:val="Normal"/>
    <w:autoRedefine/>
    <w:semiHidden/>
    <w:rsid w:val="005E1C39"/>
    <w:pPr>
      <w:ind w:left="720" w:hanging="240"/>
    </w:pPr>
  </w:style>
  <w:style w:type="paragraph" w:styleId="Index4">
    <w:name w:val="index 4"/>
    <w:basedOn w:val="Normal"/>
    <w:next w:val="Normal"/>
    <w:autoRedefine/>
    <w:semiHidden/>
    <w:rsid w:val="005E1C39"/>
    <w:pPr>
      <w:ind w:left="960" w:hanging="240"/>
    </w:pPr>
  </w:style>
  <w:style w:type="paragraph" w:styleId="Index5">
    <w:name w:val="index 5"/>
    <w:basedOn w:val="Normal"/>
    <w:next w:val="Normal"/>
    <w:autoRedefine/>
    <w:semiHidden/>
    <w:rsid w:val="005E1C39"/>
    <w:pPr>
      <w:ind w:left="1200" w:hanging="240"/>
    </w:pPr>
  </w:style>
  <w:style w:type="paragraph" w:styleId="Index6">
    <w:name w:val="index 6"/>
    <w:basedOn w:val="Normal"/>
    <w:next w:val="Normal"/>
    <w:autoRedefine/>
    <w:semiHidden/>
    <w:rsid w:val="005E1C39"/>
    <w:pPr>
      <w:ind w:left="1440" w:hanging="240"/>
    </w:pPr>
  </w:style>
  <w:style w:type="paragraph" w:styleId="Index7">
    <w:name w:val="index 7"/>
    <w:basedOn w:val="Normal"/>
    <w:next w:val="Normal"/>
    <w:autoRedefine/>
    <w:semiHidden/>
    <w:rsid w:val="005E1C39"/>
    <w:pPr>
      <w:ind w:left="1680" w:hanging="240"/>
    </w:pPr>
  </w:style>
  <w:style w:type="paragraph" w:styleId="Index8">
    <w:name w:val="index 8"/>
    <w:basedOn w:val="Normal"/>
    <w:next w:val="Normal"/>
    <w:autoRedefine/>
    <w:semiHidden/>
    <w:rsid w:val="005E1C39"/>
    <w:pPr>
      <w:ind w:left="1920" w:hanging="240"/>
    </w:pPr>
  </w:style>
  <w:style w:type="paragraph" w:styleId="Index9">
    <w:name w:val="index 9"/>
    <w:basedOn w:val="Normal"/>
    <w:next w:val="Normal"/>
    <w:autoRedefine/>
    <w:semiHidden/>
    <w:rsid w:val="005E1C39"/>
    <w:pPr>
      <w:ind w:left="2160" w:hanging="240"/>
    </w:pPr>
  </w:style>
  <w:style w:type="paragraph" w:styleId="IndexHeading">
    <w:name w:val="index heading"/>
    <w:basedOn w:val="Normal"/>
    <w:next w:val="Index1"/>
    <w:semiHidden/>
    <w:rsid w:val="005E1C39"/>
    <w:rPr>
      <w:rFonts w:ascii="Arial"/>
      <w:b/>
      <w:bCs/>
    </w:rPr>
  </w:style>
  <w:style w:type="paragraph" w:styleId="List">
    <w:name w:val="List"/>
    <w:basedOn w:val="Normal"/>
    <w:semiHidden/>
    <w:rsid w:val="005E1C39"/>
    <w:pPr>
      <w:ind w:left="360" w:hanging="360"/>
    </w:pPr>
  </w:style>
  <w:style w:type="paragraph" w:styleId="List2">
    <w:name w:val="List 2"/>
    <w:basedOn w:val="Normal"/>
    <w:semiHidden/>
    <w:rsid w:val="005E1C39"/>
    <w:pPr>
      <w:ind w:left="720" w:hanging="360"/>
    </w:pPr>
  </w:style>
  <w:style w:type="paragraph" w:styleId="List3">
    <w:name w:val="List 3"/>
    <w:basedOn w:val="Normal"/>
    <w:semiHidden/>
    <w:rsid w:val="005E1C39"/>
    <w:pPr>
      <w:ind w:left="1080" w:hanging="360"/>
    </w:pPr>
  </w:style>
  <w:style w:type="paragraph" w:styleId="List4">
    <w:name w:val="List 4"/>
    <w:basedOn w:val="Normal"/>
    <w:semiHidden/>
    <w:rsid w:val="005E1C39"/>
    <w:pPr>
      <w:ind w:left="1440" w:hanging="360"/>
    </w:pPr>
  </w:style>
  <w:style w:type="paragraph" w:styleId="List5">
    <w:name w:val="List 5"/>
    <w:basedOn w:val="Normal"/>
    <w:semiHidden/>
    <w:rsid w:val="005E1C39"/>
    <w:pPr>
      <w:ind w:left="1800" w:hanging="360"/>
    </w:pPr>
  </w:style>
  <w:style w:type="paragraph" w:styleId="ListBullet">
    <w:name w:val="List Bullet"/>
    <w:basedOn w:val="Normal"/>
    <w:autoRedefine/>
    <w:semiHidden/>
    <w:rsid w:val="005E1C39"/>
    <w:pPr>
      <w:numPr>
        <w:numId w:val="1"/>
      </w:numPr>
    </w:pPr>
  </w:style>
  <w:style w:type="paragraph" w:styleId="ListBullet2">
    <w:name w:val="List Bullet 2"/>
    <w:basedOn w:val="Normal"/>
    <w:autoRedefine/>
    <w:semiHidden/>
    <w:rsid w:val="005E1C39"/>
    <w:pPr>
      <w:numPr>
        <w:numId w:val="2"/>
      </w:numPr>
    </w:pPr>
  </w:style>
  <w:style w:type="paragraph" w:styleId="ListBullet3">
    <w:name w:val="List Bullet 3"/>
    <w:basedOn w:val="Normal"/>
    <w:autoRedefine/>
    <w:semiHidden/>
    <w:rsid w:val="005E1C39"/>
    <w:pPr>
      <w:numPr>
        <w:numId w:val="3"/>
      </w:numPr>
    </w:pPr>
  </w:style>
  <w:style w:type="paragraph" w:styleId="ListBullet4">
    <w:name w:val="List Bullet 4"/>
    <w:basedOn w:val="Normal"/>
    <w:autoRedefine/>
    <w:semiHidden/>
    <w:rsid w:val="005E1C39"/>
    <w:pPr>
      <w:numPr>
        <w:numId w:val="4"/>
      </w:numPr>
    </w:pPr>
  </w:style>
  <w:style w:type="paragraph" w:styleId="ListBullet5">
    <w:name w:val="List Bullet 5"/>
    <w:basedOn w:val="Normal"/>
    <w:autoRedefine/>
    <w:semiHidden/>
    <w:rsid w:val="005E1C39"/>
    <w:pPr>
      <w:numPr>
        <w:numId w:val="5"/>
      </w:numPr>
    </w:pPr>
  </w:style>
  <w:style w:type="paragraph" w:styleId="ListContinue">
    <w:name w:val="List Continue"/>
    <w:basedOn w:val="Normal"/>
    <w:semiHidden/>
    <w:rsid w:val="005E1C39"/>
    <w:pPr>
      <w:spacing w:after="120"/>
      <w:ind w:left="360"/>
    </w:pPr>
  </w:style>
  <w:style w:type="paragraph" w:styleId="ListContinue2">
    <w:name w:val="List Continue 2"/>
    <w:basedOn w:val="Normal"/>
    <w:semiHidden/>
    <w:rsid w:val="005E1C39"/>
    <w:pPr>
      <w:spacing w:after="120"/>
      <w:ind w:left="720"/>
    </w:pPr>
  </w:style>
  <w:style w:type="paragraph" w:styleId="ListContinue3">
    <w:name w:val="List Continue 3"/>
    <w:basedOn w:val="Normal"/>
    <w:semiHidden/>
    <w:rsid w:val="005E1C39"/>
    <w:pPr>
      <w:spacing w:after="120"/>
      <w:ind w:left="1080"/>
    </w:pPr>
  </w:style>
  <w:style w:type="paragraph" w:styleId="ListContinue4">
    <w:name w:val="List Continue 4"/>
    <w:basedOn w:val="Normal"/>
    <w:semiHidden/>
    <w:rsid w:val="005E1C39"/>
    <w:pPr>
      <w:spacing w:after="120"/>
      <w:ind w:left="1440"/>
    </w:pPr>
  </w:style>
  <w:style w:type="paragraph" w:styleId="ListContinue5">
    <w:name w:val="List Continue 5"/>
    <w:basedOn w:val="Normal"/>
    <w:semiHidden/>
    <w:rsid w:val="005E1C39"/>
    <w:pPr>
      <w:spacing w:after="120"/>
      <w:ind w:left="1800"/>
    </w:pPr>
  </w:style>
  <w:style w:type="paragraph" w:styleId="ListNumber">
    <w:name w:val="List Number"/>
    <w:basedOn w:val="Normal"/>
    <w:semiHidden/>
    <w:rsid w:val="005E1C39"/>
    <w:pPr>
      <w:numPr>
        <w:numId w:val="6"/>
      </w:numPr>
    </w:pPr>
  </w:style>
  <w:style w:type="paragraph" w:styleId="ListNumber2">
    <w:name w:val="List Number 2"/>
    <w:basedOn w:val="Normal"/>
    <w:semiHidden/>
    <w:rsid w:val="005E1C39"/>
    <w:pPr>
      <w:numPr>
        <w:numId w:val="7"/>
      </w:numPr>
    </w:pPr>
  </w:style>
  <w:style w:type="paragraph" w:styleId="ListNumber3">
    <w:name w:val="List Number 3"/>
    <w:basedOn w:val="Normal"/>
    <w:semiHidden/>
    <w:rsid w:val="005E1C39"/>
    <w:pPr>
      <w:numPr>
        <w:numId w:val="8"/>
      </w:numPr>
    </w:pPr>
  </w:style>
  <w:style w:type="paragraph" w:styleId="ListNumber4">
    <w:name w:val="List Number 4"/>
    <w:basedOn w:val="Normal"/>
    <w:semiHidden/>
    <w:rsid w:val="005E1C39"/>
    <w:pPr>
      <w:numPr>
        <w:numId w:val="9"/>
      </w:numPr>
    </w:pPr>
  </w:style>
  <w:style w:type="paragraph" w:styleId="ListNumber5">
    <w:name w:val="List Number 5"/>
    <w:basedOn w:val="Normal"/>
    <w:semiHidden/>
    <w:rsid w:val="005E1C39"/>
    <w:pPr>
      <w:numPr>
        <w:numId w:val="10"/>
      </w:numPr>
    </w:pPr>
  </w:style>
  <w:style w:type="paragraph" w:styleId="MacroText">
    <w:name w:val="macro"/>
    <w:semiHidden/>
    <w:rsid w:val="005E1C3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/>
    </w:rPr>
  </w:style>
  <w:style w:type="paragraph" w:styleId="MessageHeader">
    <w:name w:val="Message Header"/>
    <w:basedOn w:val="Normal"/>
    <w:semiHidden/>
    <w:rsid w:val="005E1C3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/>
    </w:rPr>
  </w:style>
  <w:style w:type="paragraph" w:styleId="NormalIndent">
    <w:name w:val="Normal Indent"/>
    <w:basedOn w:val="Normal"/>
    <w:semiHidden/>
    <w:rsid w:val="005E1C39"/>
    <w:pPr>
      <w:ind w:left="720"/>
    </w:pPr>
  </w:style>
  <w:style w:type="paragraph" w:styleId="NoteHeading">
    <w:name w:val="Note Heading"/>
    <w:basedOn w:val="Normal"/>
    <w:next w:val="Normal"/>
    <w:semiHidden/>
    <w:rsid w:val="005E1C39"/>
  </w:style>
  <w:style w:type="paragraph" w:styleId="PlainText">
    <w:name w:val="Plain Text"/>
    <w:basedOn w:val="Normal"/>
    <w:semiHidden/>
    <w:rsid w:val="005E1C39"/>
    <w:rPr>
      <w:rFonts w:ascii="Courier New"/>
      <w:sz w:val="20"/>
      <w:szCs w:val="20"/>
    </w:rPr>
  </w:style>
  <w:style w:type="paragraph" w:styleId="Salutation">
    <w:name w:val="Salutation"/>
    <w:basedOn w:val="Normal"/>
    <w:next w:val="Normal"/>
    <w:semiHidden/>
    <w:rsid w:val="005E1C39"/>
  </w:style>
  <w:style w:type="paragraph" w:styleId="Signature">
    <w:name w:val="Signature"/>
    <w:basedOn w:val="Normal"/>
    <w:semiHidden/>
    <w:rsid w:val="005E1C39"/>
    <w:pPr>
      <w:ind w:left="4320"/>
    </w:pPr>
  </w:style>
  <w:style w:type="paragraph" w:styleId="TableofAuthorities">
    <w:name w:val="table of authorities"/>
    <w:basedOn w:val="Normal"/>
    <w:next w:val="Normal"/>
    <w:semiHidden/>
    <w:rsid w:val="005E1C39"/>
    <w:pPr>
      <w:ind w:left="240" w:hanging="240"/>
    </w:pPr>
  </w:style>
  <w:style w:type="paragraph" w:styleId="TableofFigures">
    <w:name w:val="table of figures"/>
    <w:aliases w:val="תוכן איורים"/>
    <w:basedOn w:val="Normal"/>
    <w:next w:val="Normal"/>
    <w:uiPriority w:val="99"/>
    <w:rsid w:val="005E1C39"/>
    <w:pPr>
      <w:ind w:left="480" w:hanging="480"/>
    </w:pPr>
  </w:style>
  <w:style w:type="paragraph" w:styleId="Title">
    <w:name w:val="Title"/>
    <w:basedOn w:val="Normal"/>
    <w:qFormat/>
    <w:rsid w:val="005E1C39"/>
    <w:pPr>
      <w:spacing w:before="240" w:after="60"/>
      <w:jc w:val="center"/>
      <w:outlineLvl w:val="0"/>
    </w:pPr>
    <w:rPr>
      <w:rFonts w:ascii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rsid w:val="005E1C39"/>
    <w:pPr>
      <w:spacing w:before="120"/>
    </w:pPr>
    <w:rPr>
      <w:rFonts w:ascii="Arial"/>
      <w:b/>
      <w:bCs/>
    </w:rPr>
  </w:style>
  <w:style w:type="paragraph" w:styleId="TOC1">
    <w:name w:val="toc 1"/>
    <w:basedOn w:val="Normal"/>
    <w:next w:val="Normal"/>
    <w:autoRedefine/>
    <w:uiPriority w:val="39"/>
    <w:rsid w:val="007A410F"/>
    <w:pPr>
      <w:tabs>
        <w:tab w:val="right" w:pos="-154"/>
        <w:tab w:val="left" w:pos="566"/>
        <w:tab w:val="right" w:leader="dot" w:pos="8296"/>
      </w:tabs>
      <w:ind w:left="26" w:hanging="26"/>
    </w:pPr>
  </w:style>
  <w:style w:type="paragraph" w:styleId="TOC2">
    <w:name w:val="toc 2"/>
    <w:basedOn w:val="Normal"/>
    <w:next w:val="Normal"/>
    <w:autoRedefine/>
    <w:uiPriority w:val="39"/>
    <w:rsid w:val="007D0B9E"/>
    <w:pPr>
      <w:tabs>
        <w:tab w:val="left" w:pos="656"/>
        <w:tab w:val="right" w:leader="dot" w:pos="8296"/>
      </w:tabs>
      <w:spacing w:line="360" w:lineRule="auto"/>
      <w:ind w:left="226"/>
    </w:pPr>
  </w:style>
  <w:style w:type="paragraph" w:styleId="TOC3">
    <w:name w:val="toc 3"/>
    <w:basedOn w:val="Normal"/>
    <w:next w:val="Normal"/>
    <w:autoRedefine/>
    <w:uiPriority w:val="39"/>
    <w:rsid w:val="007D0B9E"/>
    <w:pPr>
      <w:tabs>
        <w:tab w:val="left" w:pos="1106"/>
        <w:tab w:val="right" w:leader="dot" w:pos="8296"/>
      </w:tabs>
      <w:spacing w:line="360" w:lineRule="auto"/>
      <w:ind w:left="509"/>
    </w:pPr>
  </w:style>
  <w:style w:type="paragraph" w:styleId="TOC4">
    <w:name w:val="toc 4"/>
    <w:basedOn w:val="Normal"/>
    <w:next w:val="Normal"/>
    <w:autoRedefine/>
    <w:uiPriority w:val="39"/>
    <w:rsid w:val="007D0B9E"/>
    <w:pPr>
      <w:tabs>
        <w:tab w:val="left" w:pos="1466"/>
        <w:tab w:val="right" w:leader="dot" w:pos="8296"/>
      </w:tabs>
      <w:spacing w:line="360" w:lineRule="auto"/>
      <w:ind w:left="720"/>
    </w:pPr>
  </w:style>
  <w:style w:type="paragraph" w:styleId="TOC5">
    <w:name w:val="toc 5"/>
    <w:basedOn w:val="Normal"/>
    <w:next w:val="Normal"/>
    <w:autoRedefine/>
    <w:uiPriority w:val="39"/>
    <w:rsid w:val="005E1C39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5E1C39"/>
    <w:pPr>
      <w:ind w:left="1200"/>
    </w:pPr>
  </w:style>
  <w:style w:type="paragraph" w:styleId="TOC7">
    <w:name w:val="toc 7"/>
    <w:basedOn w:val="Normal"/>
    <w:next w:val="Normal"/>
    <w:autoRedefine/>
    <w:semiHidden/>
    <w:rsid w:val="005E1C39"/>
    <w:pPr>
      <w:ind w:left="1440"/>
    </w:pPr>
  </w:style>
  <w:style w:type="paragraph" w:styleId="TOC8">
    <w:name w:val="toc 8"/>
    <w:basedOn w:val="Normal"/>
    <w:next w:val="Normal"/>
    <w:autoRedefine/>
    <w:semiHidden/>
    <w:rsid w:val="005E1C39"/>
    <w:pPr>
      <w:ind w:left="1680"/>
    </w:pPr>
  </w:style>
  <w:style w:type="paragraph" w:styleId="TOC9">
    <w:name w:val="toc 9"/>
    <w:basedOn w:val="Normal"/>
    <w:next w:val="Normal"/>
    <w:autoRedefine/>
    <w:semiHidden/>
    <w:rsid w:val="005E1C39"/>
    <w:pPr>
      <w:ind w:left="1920"/>
    </w:pPr>
  </w:style>
  <w:style w:type="character" w:customStyle="1" w:styleId="CODE">
    <w:name w:val="CODE"/>
    <w:rsid w:val="005E1C39"/>
    <w:rPr>
      <w:rFonts w:ascii="Courier New" w:cs="Courier New"/>
      <w:sz w:val="20"/>
      <w:szCs w:val="20"/>
    </w:rPr>
  </w:style>
  <w:style w:type="paragraph" w:customStyle="1" w:styleId="H3">
    <w:name w:val="H3"/>
    <w:basedOn w:val="Normal"/>
    <w:next w:val="Normal"/>
    <w:rsid w:val="005E1C39"/>
    <w:pPr>
      <w:keepNext/>
      <w:bidi w:val="0"/>
      <w:spacing w:before="100" w:after="100"/>
      <w:outlineLvl w:val="3"/>
    </w:pPr>
    <w:rPr>
      <w:b/>
      <w:bCs/>
      <w:snapToGrid w:val="0"/>
      <w:sz w:val="28"/>
      <w:szCs w:val="28"/>
    </w:rPr>
  </w:style>
  <w:style w:type="character" w:styleId="FollowedHyperlink">
    <w:name w:val="FollowedHyperlink"/>
    <w:basedOn w:val="DefaultParagraphFont"/>
    <w:semiHidden/>
    <w:rsid w:val="005E1C39"/>
    <w:rPr>
      <w:color w:val="800080"/>
      <w:u w:val="single"/>
    </w:rPr>
  </w:style>
  <w:style w:type="paragraph" w:customStyle="1" w:styleId="Subheader2">
    <w:name w:val="Subheader2"/>
    <w:basedOn w:val="Normal"/>
    <w:rsid w:val="005E1C39"/>
    <w:rPr>
      <w:rFonts w:cs="Times New Roman"/>
      <w:b/>
      <w:bCs/>
      <w:u w:val="single"/>
    </w:rPr>
  </w:style>
  <w:style w:type="character" w:customStyle="1" w:styleId="Heading2Char">
    <w:name w:val="Heading 2 Char"/>
    <w:basedOn w:val="DefaultParagraphFont"/>
    <w:link w:val="Heading2"/>
    <w:rsid w:val="000E44B9"/>
    <w:rPr>
      <w:rFonts w:asciiTheme="minorBidi" w:hAnsiTheme="minorBidi" w:cstheme="minorBidi"/>
      <w:sz w:val="28"/>
      <w:szCs w:val="28"/>
      <w:u w:val="single"/>
    </w:rPr>
  </w:style>
  <w:style w:type="paragraph" w:styleId="ListParagraph">
    <w:name w:val="List Paragraph"/>
    <w:basedOn w:val="Normal"/>
    <w:uiPriority w:val="34"/>
    <w:qFormat/>
    <w:rsid w:val="00A300EB"/>
    <w:pPr>
      <w:ind w:left="720"/>
    </w:pPr>
    <w:rPr>
      <w:rFonts w:cs="Times New Roman"/>
    </w:rPr>
  </w:style>
  <w:style w:type="paragraph" w:styleId="NormalWeb">
    <w:name w:val="Normal (Web)"/>
    <w:basedOn w:val="Normal"/>
    <w:uiPriority w:val="99"/>
    <w:unhideWhenUsed/>
    <w:rsid w:val="00A300EB"/>
    <w:pPr>
      <w:bidi w:val="0"/>
      <w:spacing w:before="100" w:beforeAutospacing="1" w:after="100" w:afterAutospacing="1"/>
    </w:pPr>
    <w:rPr>
      <w:rFonts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57141E"/>
    <w:pPr>
      <w:keepLines/>
      <w:numPr>
        <w:numId w:val="18"/>
      </w:numPr>
      <w:spacing w:before="480" w:line="276" w:lineRule="auto"/>
      <w:outlineLvl w:val="9"/>
    </w:pPr>
    <w:rPr>
      <w:rFonts w:ascii="Cambria" w:hAnsi="Cambria" w:cs="Times New Roman"/>
      <w:b w:val="0"/>
      <w:bCs w:val="0"/>
      <w:color w:val="365F91"/>
    </w:rPr>
  </w:style>
  <w:style w:type="table" w:styleId="TableGrid">
    <w:name w:val="Table Grid"/>
    <w:basedOn w:val="TableNormal"/>
    <w:uiPriority w:val="99"/>
    <w:rsid w:val="003137D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FootnoteReference">
    <w:name w:val="footnote reference"/>
    <w:basedOn w:val="DefaultParagraphFont"/>
    <w:uiPriority w:val="99"/>
    <w:semiHidden/>
    <w:unhideWhenUsed/>
    <w:rsid w:val="002D4449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32D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32D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0E44B9"/>
    <w:rPr>
      <w:rFonts w:ascii="Arial" w:hAnsi="Arial" w:cs="Arial"/>
      <w:b/>
      <w:bCs/>
      <w:kern w:val="32"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2F5663"/>
    <w:rPr>
      <w:sz w:val="24"/>
      <w:szCs w:val="28"/>
      <w:u w:val="single"/>
    </w:rPr>
  </w:style>
  <w:style w:type="character" w:customStyle="1" w:styleId="Heading4Char">
    <w:name w:val="Heading 4 Char"/>
    <w:basedOn w:val="DefaultParagraphFont"/>
    <w:link w:val="Heading4"/>
    <w:rsid w:val="002F5663"/>
    <w:rPr>
      <w:sz w:val="28"/>
      <w:szCs w:val="32"/>
    </w:rPr>
  </w:style>
  <w:style w:type="character" w:customStyle="1" w:styleId="Heading5Char">
    <w:name w:val="Heading 5 Char"/>
    <w:basedOn w:val="DefaultParagraphFont"/>
    <w:link w:val="Heading5"/>
    <w:rsid w:val="004E51BF"/>
    <w:rPr>
      <w:sz w:val="24"/>
      <w:szCs w:val="28"/>
    </w:rPr>
  </w:style>
  <w:style w:type="paragraph" w:customStyle="1" w:styleId="Subheader">
    <w:name w:val="Subheader"/>
    <w:basedOn w:val="Normal"/>
    <w:link w:val="SubheaderChar"/>
    <w:rsid w:val="003C6281"/>
    <w:rPr>
      <w:rFonts w:cs="Times New Roman"/>
      <w:b/>
      <w:bCs/>
      <w:sz w:val="28"/>
      <w:szCs w:val="28"/>
      <w:u w:val="single"/>
    </w:rPr>
  </w:style>
  <w:style w:type="character" w:customStyle="1" w:styleId="SubheaderChar">
    <w:name w:val="Subheader Char"/>
    <w:basedOn w:val="DefaultParagraphFont"/>
    <w:link w:val="Subheader"/>
    <w:rsid w:val="003C6281"/>
    <w:rPr>
      <w:rFonts w:cs="Times New Roman"/>
      <w:b/>
      <w:bCs/>
      <w:sz w:val="28"/>
      <w:szCs w:val="28"/>
      <w:u w:val="single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D96A8A"/>
    <w:rPr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6124BB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124BB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6124BB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124B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21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2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3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4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6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5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image" Target="media/image9.JP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5" Type="http://schemas.openxmlformats.org/officeDocument/2006/relationships/oleObject" Target="embeddings/oleObject4.bin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w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wmf"/><Relationship Id="rId23" Type="http://schemas.openxmlformats.org/officeDocument/2006/relationships/oleObject" Target="embeddings/oleObject3.bin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wmf"/><Relationship Id="rId27" Type="http://schemas.openxmlformats.org/officeDocument/2006/relationships/image" Target="media/image16.png"/><Relationship Id="rId30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54641E-557E-4BF0-B7B1-291D00C06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1382</Words>
  <Characters>7880</Characters>
  <Application>Microsoft Office Word</Application>
  <DocSecurity>0</DocSecurity>
  <Lines>65</Lines>
  <Paragraphs>18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M.S.S. Experiment Booklet</vt:lpstr>
      <vt:lpstr>M.S.S. Experiment Booklet</vt:lpstr>
    </vt:vector>
  </TitlesOfParts>
  <Company/>
  <LinksUpToDate>false</LinksUpToDate>
  <CharactersWithSpaces>9244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M.S.S. Experiment Booklet</dc:title>
  <dc:subject>Experiment #7 - M.S.S.</dc:subject>
  <dc:creator>Alex Kinko &amp; Roni Lavi</dc:creator>
  <cp:keywords>Experiment #7 - M.S.S.</cp:keywords>
  <cp:lastModifiedBy>barak zan</cp:lastModifiedBy>
  <cp:revision>3</cp:revision>
  <cp:lastPrinted>2015-06-02T10:49:00Z</cp:lastPrinted>
  <dcterms:created xsi:type="dcterms:W3CDTF">2018-08-08T11:06:00Z</dcterms:created>
  <dcterms:modified xsi:type="dcterms:W3CDTF">2018-08-13T07:17:00Z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